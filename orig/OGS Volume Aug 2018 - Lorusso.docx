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46B2D4" w14:textId="77777777" w:rsidR="00454BDB" w:rsidRPr="00451329" w:rsidRDefault="00454BDB" w:rsidP="00E558A6">
      <w:pPr>
        <w:pStyle w:val="a7"/>
        <w:spacing w:before="0" w:after="0" w:line="276" w:lineRule="auto"/>
        <w:rPr>
          <w:rFonts w:ascii="Times New Roman" w:hAnsi="Times New Roman"/>
          <w:lang w:val="en-US"/>
        </w:rPr>
      </w:pPr>
      <w:r w:rsidRPr="00451329">
        <w:rPr>
          <w:rFonts w:ascii="Times New Roman" w:hAnsi="Times New Roman"/>
          <w:lang w:val="en-US"/>
        </w:rPr>
        <w:t>A person split analysis of the progressive forms in Barese</w:t>
      </w:r>
    </w:p>
    <w:p w14:paraId="6247689F" w14:textId="77777777" w:rsidR="00454BDB" w:rsidRPr="00451329" w:rsidRDefault="00454BDB" w:rsidP="00E558A6">
      <w:pPr>
        <w:spacing w:line="276" w:lineRule="auto"/>
        <w:ind w:right="395"/>
        <w:jc w:val="center"/>
        <w:rPr>
          <w:lang w:val="en-US"/>
        </w:rPr>
      </w:pPr>
      <w:r w:rsidRPr="00451329">
        <w:rPr>
          <w:lang w:val="en-US"/>
        </w:rPr>
        <w:t>Paolo Lorusso (Università di Firenze / CRIL Università del Salento)</w:t>
      </w:r>
    </w:p>
    <w:p w14:paraId="68859478" w14:textId="77777777" w:rsidR="00454BDB" w:rsidRPr="00451329" w:rsidRDefault="00454BDB" w:rsidP="00E558A6">
      <w:pPr>
        <w:spacing w:line="276" w:lineRule="auto"/>
        <w:ind w:right="395"/>
        <w:jc w:val="center"/>
        <w:rPr>
          <w:lang w:val="en-US"/>
        </w:rPr>
      </w:pPr>
    </w:p>
    <w:p w14:paraId="679DB155" w14:textId="0154DBB6" w:rsidR="00454BDB" w:rsidRPr="00451329" w:rsidRDefault="00454BDB" w:rsidP="00E558A6">
      <w:pPr>
        <w:pStyle w:val="lsAbstract"/>
        <w:spacing w:line="276" w:lineRule="auto"/>
        <w:rPr>
          <w:lang w:val="en-US"/>
        </w:rPr>
      </w:pPr>
      <w:r w:rsidRPr="00451329">
        <w:rPr>
          <w:lang w:val="en-US"/>
        </w:rPr>
        <w:t xml:space="preserve">This paper explores the distribution of progressive aspect in some varieties of the Barese (dialect of Apulia). In many of these varieties the </w:t>
      </w:r>
      <w:ins w:id="0" w:author="Utente di Microsoft Office" w:date="2018-06-19T10:10:00Z">
        <w:r w:rsidR="002B7543">
          <w:rPr>
            <w:lang w:val="en-US"/>
          </w:rPr>
          <w:t xml:space="preserve">progressive </w:t>
        </w:r>
      </w:ins>
      <w:del w:id="1" w:author="Utente di Microsoft Office" w:date="2018-06-19T10:10:00Z">
        <w:r w:rsidRPr="00451329" w:rsidDel="002B7543">
          <w:rPr>
            <w:lang w:val="en-US"/>
          </w:rPr>
          <w:delText xml:space="preserve">present continuous </w:delText>
        </w:r>
      </w:del>
      <w:r w:rsidRPr="00451329">
        <w:rPr>
          <w:lang w:val="en-US"/>
        </w:rPr>
        <w:t>is expressed through an aspectual inflected construction (in the terms of Manzini &amp; Savoia 2005): it is formed from an inflected stative verb st</w:t>
      </w:r>
      <w:r w:rsidRPr="00451329">
        <w:rPr>
          <w:rFonts w:eastAsia="Calibri"/>
          <w:lang w:val="en-US"/>
        </w:rPr>
        <w:t>ɛ</w:t>
      </w:r>
      <w:r w:rsidRPr="00451329">
        <w:rPr>
          <w:lang w:val="en-US"/>
        </w:rPr>
        <w:t xml:space="preserve"> (=‘to stay’), a connecting element a (=‘to’) and the present indicative of the lexical verb, which agrees in person and number with the matrix verb.</w:t>
      </w:r>
      <w:ins w:id="2" w:author="Utente di Microsoft Office" w:date="2018-06-19T10:41:00Z">
        <w:r w:rsidR="000373AC">
          <w:rPr>
            <w:lang w:val="en-US"/>
          </w:rPr>
          <w:t xml:space="preserve"> The </w:t>
        </w:r>
        <w:r w:rsidR="00962D46">
          <w:rPr>
            <w:lang w:val="en-US"/>
          </w:rPr>
          <w:t>multiple agreement configuration</w:t>
        </w:r>
      </w:ins>
      <w:ins w:id="3" w:author="Utente di Microsoft Office" w:date="2018-06-19T10:43:00Z">
        <w:r w:rsidR="00800EB9">
          <w:rPr>
            <w:lang w:val="en-US"/>
          </w:rPr>
          <w:t>, as in pseudo</w:t>
        </w:r>
      </w:ins>
      <w:r w:rsidR="00B940E5">
        <w:rPr>
          <w:lang w:val="en-US"/>
        </w:rPr>
        <w:t>-</w:t>
      </w:r>
      <w:ins w:id="4" w:author="Utente di Microsoft Office" w:date="2018-06-19T10:43:00Z">
        <w:r w:rsidR="00800EB9">
          <w:rPr>
            <w:lang w:val="en-US"/>
          </w:rPr>
          <w:t>coordinations (Jaeggli &amp; Hyams</w:t>
        </w:r>
      </w:ins>
      <w:ins w:id="5" w:author="Utente di Microsoft Office" w:date="2018-06-19T10:44:00Z">
        <w:del w:id="6" w:author="Matthew Reeve" w:date="2018-06-22T11:15:00Z">
          <w:r w:rsidR="00800EB9" w:rsidDel="00AC1811">
            <w:rPr>
              <w:lang w:val="en-US"/>
            </w:rPr>
            <w:delText>,</w:delText>
          </w:r>
        </w:del>
        <w:r w:rsidR="00800EB9">
          <w:rPr>
            <w:lang w:val="en-US"/>
          </w:rPr>
          <w:t xml:space="preserve"> 1993</w:t>
        </w:r>
      </w:ins>
      <w:ins w:id="7" w:author="Utente di Microsoft Office" w:date="2018-06-19T10:43:00Z">
        <w:r w:rsidR="00800EB9">
          <w:rPr>
            <w:lang w:val="en-US"/>
          </w:rPr>
          <w:t>)</w:t>
        </w:r>
      </w:ins>
      <w:ins w:id="8" w:author="Utente di Microsoft Office" w:date="2018-06-19T10:45:00Z">
        <w:r w:rsidR="00A2321B" w:rsidRPr="00A2321B">
          <w:t xml:space="preserve"> </w:t>
        </w:r>
        <w:r w:rsidR="00A2321B" w:rsidRPr="00A2321B">
          <w:rPr>
            <w:lang w:val="en-US"/>
          </w:rPr>
          <w:t>is not interpreted as a coordination of two events occurring at the same time</w:t>
        </w:r>
      </w:ins>
      <w:r w:rsidR="00B940E5">
        <w:rPr>
          <w:lang w:val="en-US"/>
        </w:rPr>
        <w:t>,</w:t>
      </w:r>
      <w:ins w:id="9" w:author="Utente di Microsoft Office" w:date="2018-06-19T10:45:00Z">
        <w:r w:rsidR="00A2321B" w:rsidRPr="00A2321B">
          <w:rPr>
            <w:lang w:val="en-US"/>
          </w:rPr>
          <w:t xml:space="preserve"> but as a single complex event, with V1 having scope over V2, an inter</w:t>
        </w:r>
        <w:r w:rsidR="00E517F5">
          <w:rPr>
            <w:lang w:val="en-US"/>
          </w:rPr>
          <w:t>pretation that is usually realiz</w:t>
        </w:r>
        <w:r w:rsidR="00A2321B" w:rsidRPr="00A2321B">
          <w:rPr>
            <w:lang w:val="en-US"/>
          </w:rPr>
          <w:t>ed with a non-finite form of V2</w:t>
        </w:r>
      </w:ins>
      <w:ins w:id="10" w:author="Utente di Microsoft Office" w:date="2018-06-19T10:41:00Z">
        <w:r w:rsidR="00962D46">
          <w:rPr>
            <w:lang w:val="en-US"/>
          </w:rPr>
          <w:t xml:space="preserve"> </w:t>
        </w:r>
      </w:ins>
      <w:ins w:id="11" w:author="Utente di Microsoft Office" w:date="2018-06-19T10:42:00Z">
        <w:r w:rsidR="000373AC">
          <w:rPr>
            <w:lang w:val="en-US"/>
          </w:rPr>
          <w:t>to represent an aspectual semantic value.</w:t>
        </w:r>
      </w:ins>
      <w:r w:rsidRPr="00451329">
        <w:rPr>
          <w:lang w:val="en-US"/>
        </w:rPr>
        <w:t xml:space="preserve"> In the same variety</w:t>
      </w:r>
      <w:ins w:id="12" w:author="Utente di Microsoft Office" w:date="2018-06-19T10:42:00Z">
        <w:r w:rsidR="000373AC">
          <w:rPr>
            <w:lang w:val="en-US"/>
          </w:rPr>
          <w:t xml:space="preserve">, however, </w:t>
        </w:r>
      </w:ins>
      <w:del w:id="13" w:author="Matthew Reeve" w:date="2018-06-22T16:38:00Z">
        <w:r w:rsidRPr="00451329" w:rsidDel="00A62953">
          <w:rPr>
            <w:lang w:val="en-US"/>
          </w:rPr>
          <w:delText xml:space="preserve"> </w:delText>
        </w:r>
      </w:del>
      <w:r w:rsidRPr="00451329">
        <w:rPr>
          <w:lang w:val="en-US"/>
        </w:rPr>
        <w:t>we can find a parallel construction to express the progressive in which the embedded lexical verb is not inflected.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are not found in the aspectual inflected constructions, but allow only the infinitival counterpart. Differences in the pattern of the morphological derivation of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are quite common across Romance languages (Manzini &amp; Savoia 2005; 2011): I will argue that they in fact involve a more complex referentiality than other persons (as in Bobalijk 2008). </w:t>
      </w:r>
    </w:p>
    <w:p w14:paraId="27A8FFBE" w14:textId="77777777" w:rsidR="00454BDB" w:rsidRPr="00451329" w:rsidRDefault="00454BDB" w:rsidP="00E558A6">
      <w:pPr>
        <w:pStyle w:val="ab"/>
        <w:spacing w:line="276" w:lineRule="auto"/>
        <w:ind w:left="0" w:right="395"/>
        <w:jc w:val="both"/>
        <w:rPr>
          <w:rFonts w:ascii="Times New Roman" w:hAnsi="Times New Roman" w:cs="Times New Roman"/>
          <w:lang w:val="en-US"/>
        </w:rPr>
      </w:pPr>
    </w:p>
    <w:p w14:paraId="1967EB27" w14:textId="77777777" w:rsidR="00454BDB" w:rsidRPr="00451329" w:rsidRDefault="00454BDB" w:rsidP="00E558A6">
      <w:pPr>
        <w:pStyle w:val="lsSection1"/>
      </w:pPr>
      <w:r w:rsidRPr="00451329">
        <w:t>1. The progressive inflected and non-inflected constructions in Barese</w:t>
      </w:r>
    </w:p>
    <w:p w14:paraId="42B4E373" w14:textId="0C300DED" w:rsidR="00454BDB" w:rsidRPr="00451329" w:rsidRDefault="00454BDB" w:rsidP="00E558A6">
      <w:pPr>
        <w:spacing w:line="276" w:lineRule="auto"/>
        <w:ind w:right="395"/>
        <w:jc w:val="both"/>
        <w:rPr>
          <w:lang w:val="en-US"/>
        </w:rPr>
      </w:pPr>
      <w:r w:rsidRPr="00451329">
        <w:rPr>
          <w:lang w:val="en-US"/>
        </w:rPr>
        <w:t xml:space="preserve">In some varieties of Barese, the </w:t>
      </w:r>
      <w:del w:id="14" w:author="Utente di Microsoft Office" w:date="2018-06-19T10:10:00Z">
        <w:r w:rsidRPr="00451329" w:rsidDel="002B7543">
          <w:rPr>
            <w:lang w:val="en-US"/>
          </w:rPr>
          <w:delText>present continuous</w:delText>
        </w:r>
      </w:del>
      <w:ins w:id="15" w:author="Utente di Microsoft Office" w:date="2018-06-19T10:10:00Z">
        <w:r w:rsidR="002B7543">
          <w:rPr>
            <w:lang w:val="en-US"/>
          </w:rPr>
          <w:t>progressive</w:t>
        </w:r>
      </w:ins>
      <w:r w:rsidRPr="00451329">
        <w:rPr>
          <w:lang w:val="en-US"/>
        </w:rPr>
        <w:t xml:space="preserve"> is expressed through an aspectual inflected construction (in the terms of Manzini &amp; Savoia 2005): an inflected stative verb </w:t>
      </w:r>
      <w:bookmarkStart w:id="16" w:name="OLE_LINK1"/>
      <w:bookmarkStart w:id="17" w:name="OLE_LINK2"/>
      <w:r w:rsidRPr="00451329">
        <w:rPr>
          <w:i/>
          <w:lang w:val="en-US"/>
        </w:rPr>
        <w:t>st</w:t>
      </w:r>
      <w:r w:rsidRPr="00451329">
        <w:rPr>
          <w:rFonts w:eastAsia="Calibri"/>
          <w:i/>
          <w:lang w:val="en-US"/>
        </w:rPr>
        <w:t>ɛ</w:t>
      </w:r>
      <w:bookmarkEnd w:id="16"/>
      <w:bookmarkEnd w:id="17"/>
      <w:r w:rsidRPr="00451329">
        <w:rPr>
          <w:lang w:val="en-US"/>
        </w:rPr>
        <w:t xml:space="preserve"> (=‘to stay’), a connecting element </w:t>
      </w:r>
      <w:r w:rsidRPr="00451329">
        <w:rPr>
          <w:i/>
          <w:lang w:val="en-US"/>
        </w:rPr>
        <w:t>a</w:t>
      </w:r>
      <w:r w:rsidRPr="00451329">
        <w:rPr>
          <w:lang w:val="en-US"/>
        </w:rPr>
        <w:t xml:space="preserve"> (=‘to’) and the present indicative of the lexical verb, which agrees in person and number with the matrix verb. </w:t>
      </w:r>
      <w:ins w:id="18" w:author="Utente di Microsoft Office" w:date="2018-06-19T10:50:00Z">
        <w:r w:rsidR="00861DAF">
          <w:rPr>
            <w:lang w:val="en-US"/>
          </w:rPr>
          <w:t>This</w:t>
        </w:r>
        <w:del w:id="19" w:author="Matthew Reeve" w:date="2018-06-22T16:38:00Z">
          <w:r w:rsidR="00861DAF" w:rsidDel="00A62953">
            <w:rPr>
              <w:lang w:val="en-US"/>
            </w:rPr>
            <w:delText xml:space="preserve"> </w:delText>
          </w:r>
        </w:del>
        <w:r w:rsidR="00A72AE3">
          <w:rPr>
            <w:lang w:val="en-US"/>
          </w:rPr>
          <w:t xml:space="preserve"> </w:t>
        </w:r>
      </w:ins>
      <w:ins w:id="20" w:author="Utente di Microsoft Office" w:date="2018-06-19T10:51:00Z">
        <w:r w:rsidR="00861DAF">
          <w:rPr>
            <w:lang w:val="en-US"/>
          </w:rPr>
          <w:t xml:space="preserve">progressive </w:t>
        </w:r>
      </w:ins>
      <w:ins w:id="21" w:author="Utente di Microsoft Office" w:date="2018-06-19T10:50:00Z">
        <w:r w:rsidR="00A72AE3">
          <w:rPr>
            <w:lang w:val="en-US"/>
          </w:rPr>
          <w:t xml:space="preserve">construction </w:t>
        </w:r>
        <w:del w:id="22" w:author="Matthew Reeve" w:date="2018-06-20T11:52:00Z">
          <w:r w:rsidR="00A72AE3" w:rsidDel="00B940E5">
            <w:rPr>
              <w:lang w:val="en-US"/>
            </w:rPr>
            <w:delText>implies</w:delText>
          </w:r>
        </w:del>
      </w:ins>
      <w:ins w:id="23" w:author="Matthew Reeve" w:date="2018-06-20T11:52:00Z">
        <w:r w:rsidR="00B940E5">
          <w:rPr>
            <w:lang w:val="en-US"/>
          </w:rPr>
          <w:t>contains</w:t>
        </w:r>
      </w:ins>
      <w:ins w:id="24" w:author="Utente di Microsoft Office" w:date="2018-06-19T10:50:00Z">
        <w:r w:rsidR="00A72AE3">
          <w:rPr>
            <w:lang w:val="en-US"/>
          </w:rPr>
          <w:t xml:space="preserve"> a multiple agreement configuration involving a</w:t>
        </w:r>
      </w:ins>
      <w:ins w:id="25" w:author="Utente di Microsoft Office" w:date="2018-06-19T10:52:00Z">
        <w:r w:rsidR="00861DAF">
          <w:rPr>
            <w:lang w:val="en-US"/>
          </w:rPr>
          <w:t xml:space="preserve">n inflected auxiliary and a finite complement introduced by </w:t>
        </w:r>
        <w:r w:rsidR="00861DAF" w:rsidRPr="00861DAF">
          <w:rPr>
            <w:i/>
            <w:lang w:val="en-US"/>
            <w:rPrChange w:id="26" w:author="Utente di Microsoft Office" w:date="2018-06-19T10:52:00Z">
              <w:rPr>
                <w:lang w:val="en-US"/>
              </w:rPr>
            </w:rPrChange>
          </w:rPr>
          <w:t>a</w:t>
        </w:r>
      </w:ins>
      <w:ins w:id="27" w:author="Matthew Reeve" w:date="2018-06-20T11:52:00Z">
        <w:r w:rsidR="00B940E5">
          <w:rPr>
            <w:lang w:val="en-US"/>
          </w:rPr>
          <w:t>,</w:t>
        </w:r>
      </w:ins>
      <w:ins w:id="28" w:author="Utente di Microsoft Office" w:date="2018-06-19T10:53:00Z">
        <w:r w:rsidR="00861DAF">
          <w:rPr>
            <w:lang w:val="en-US"/>
          </w:rPr>
          <w:t xml:space="preserve"> as </w:t>
        </w:r>
      </w:ins>
      <w:ins w:id="29" w:author="Utente di Microsoft Office" w:date="2018-06-19T10:54:00Z">
        <w:r w:rsidR="007F26CC">
          <w:rPr>
            <w:lang w:val="en-US"/>
          </w:rPr>
          <w:t xml:space="preserve">in </w:t>
        </w:r>
        <w:del w:id="30" w:author="Matthew Reeve" w:date="2018-06-20T11:52:00Z">
          <w:r w:rsidR="007F26CC" w:rsidDel="00B940E5">
            <w:rPr>
              <w:lang w:val="en-US"/>
            </w:rPr>
            <w:delText xml:space="preserve">the </w:delText>
          </w:r>
        </w:del>
        <w:r w:rsidR="007F26CC">
          <w:rPr>
            <w:lang w:val="en-US"/>
          </w:rPr>
          <w:t xml:space="preserve">finite control </w:t>
        </w:r>
      </w:ins>
      <w:ins w:id="31" w:author="Matthew Reeve" w:date="2018-06-20T11:52:00Z">
        <w:r w:rsidR="00B940E5">
          <w:rPr>
            <w:lang w:val="en-US"/>
          </w:rPr>
          <w:t xml:space="preserve">constructions </w:t>
        </w:r>
      </w:ins>
      <w:ins w:id="32" w:author="Utente di Microsoft Office" w:date="2018-06-19T10:55:00Z">
        <w:r w:rsidR="007F26CC">
          <w:rPr>
            <w:lang w:val="en-US"/>
          </w:rPr>
          <w:t>of the Balkan type</w:t>
        </w:r>
      </w:ins>
      <w:ins w:id="33" w:author="Utente di Microsoft Office" w:date="2018-06-19T10:52:00Z">
        <w:r w:rsidR="00861DAF">
          <w:rPr>
            <w:lang w:val="en-US"/>
          </w:rPr>
          <w:t>.</w:t>
        </w:r>
      </w:ins>
      <w:ins w:id="34" w:author="Utente di Microsoft Office" w:date="2018-06-19T10:55:00Z">
        <w:r w:rsidR="007F26CC">
          <w:rPr>
            <w:rStyle w:val="a4"/>
            <w:lang w:val="en-US"/>
          </w:rPr>
          <w:footnoteReference w:id="1"/>
        </w:r>
      </w:ins>
      <w:ins w:id="202" w:author="Utente di Microsoft Office" w:date="2018-06-19T10:50:00Z">
        <w:r w:rsidR="00A72AE3">
          <w:rPr>
            <w:lang w:val="en-US"/>
          </w:rPr>
          <w:t xml:space="preserve"> </w:t>
        </w:r>
      </w:ins>
      <w:r w:rsidRPr="00451329">
        <w:rPr>
          <w:lang w:val="en-US"/>
        </w:rPr>
        <w:t xml:space="preserve">The example in (1) shows the progressive aspectual construction in the variety spoken in Conversano (Apulia): </w:t>
      </w:r>
    </w:p>
    <w:p w14:paraId="30869A08" w14:textId="77777777" w:rsidR="00454BDB" w:rsidRPr="00451329" w:rsidRDefault="00454BDB" w:rsidP="00E558A6">
      <w:pPr>
        <w:pStyle w:val="ab"/>
        <w:spacing w:line="276" w:lineRule="auto"/>
        <w:ind w:left="0" w:right="395"/>
        <w:jc w:val="both"/>
        <w:rPr>
          <w:rFonts w:ascii="Times New Roman" w:eastAsia="Times New Roman" w:hAnsi="Times New Roman" w:cs="Times New Roman"/>
          <w:color w:val="0000FF"/>
          <w:u w:val="single"/>
          <w:lang w:val="en-US"/>
        </w:rPr>
      </w:pPr>
    </w:p>
    <w:p w14:paraId="36CFE3EC" w14:textId="77777777" w:rsidR="00454BDB" w:rsidRPr="00451329" w:rsidRDefault="00454BDB" w:rsidP="00E558A6">
      <w:pPr>
        <w:spacing w:line="276" w:lineRule="auto"/>
        <w:ind w:right="395"/>
        <w:jc w:val="both"/>
        <w:rPr>
          <w:lang w:val="en-US"/>
        </w:rPr>
      </w:pPr>
      <w:r w:rsidRPr="00451329">
        <w:rPr>
          <w:lang w:val="en-US"/>
        </w:rPr>
        <w:t>(1)</w:t>
      </w:r>
      <w:r w:rsidRPr="00451329">
        <w:rPr>
          <w:lang w:val="en-US"/>
        </w:rPr>
        <w:tab/>
        <w:t>Stek</w:t>
      </w:r>
      <w:r w:rsidRPr="00451329">
        <w:rPr>
          <w:lang w:val="en-US"/>
        </w:rPr>
        <w:tab/>
      </w:r>
      <w:r w:rsidRPr="00451329">
        <w:rPr>
          <w:lang w:val="en-US"/>
        </w:rPr>
        <w:tab/>
        <w:t xml:space="preserve">a </w:t>
      </w:r>
      <w:r w:rsidRPr="00451329">
        <w:rPr>
          <w:lang w:val="en-US"/>
        </w:rPr>
        <w:tab/>
        <w:t>fats</w:t>
      </w:r>
      <w:r w:rsidRPr="00451329">
        <w:rPr>
          <w:rFonts w:eastAsia="Calibri"/>
          <w:lang w:val="en-US"/>
        </w:rPr>
        <w:t>ə</w:t>
      </w:r>
      <w:r w:rsidRPr="00451329">
        <w:rPr>
          <w:lang w:val="en-US"/>
        </w:rPr>
        <w:tab/>
      </w:r>
      <w:r w:rsidRPr="00451329">
        <w:rPr>
          <w:lang w:val="en-US"/>
        </w:rPr>
        <w:tab/>
        <w:t>u</w:t>
      </w:r>
      <w:r w:rsidRPr="00451329">
        <w:rPr>
          <w:lang w:val="en-US"/>
        </w:rPr>
        <w:tab/>
      </w:r>
      <w:r w:rsidRPr="00451329">
        <w:rPr>
          <w:lang w:val="en-US"/>
        </w:rPr>
        <w:tab/>
        <w:t>p</w:t>
      </w:r>
      <w:r w:rsidRPr="00451329">
        <w:rPr>
          <w:rFonts w:eastAsia="Calibri"/>
          <w:bCs/>
          <w:lang w:val="en-US"/>
        </w:rPr>
        <w:t>ɛ</w:t>
      </w:r>
      <w:r w:rsidRPr="00451329">
        <w:rPr>
          <w:lang w:val="en-US"/>
        </w:rPr>
        <w:t>n.</w:t>
      </w:r>
      <w:r w:rsidRPr="00451329">
        <w:rPr>
          <w:lang w:val="en-US"/>
        </w:rPr>
        <w:tab/>
      </w:r>
      <w:r w:rsidRPr="00451329">
        <w:rPr>
          <w:lang w:val="en-US"/>
        </w:rPr>
        <w:tab/>
        <w:t xml:space="preserve"> </w:t>
      </w:r>
    </w:p>
    <w:p w14:paraId="6067A55B" w14:textId="77777777" w:rsidR="00454BDB" w:rsidRPr="00451329" w:rsidRDefault="00454BDB" w:rsidP="00E558A6">
      <w:pPr>
        <w:spacing w:line="276" w:lineRule="auto"/>
        <w:ind w:left="300" w:right="395" w:firstLine="343"/>
        <w:jc w:val="both"/>
        <w:rPr>
          <w:lang w:val="en-US"/>
        </w:rPr>
      </w:pPr>
      <w:r w:rsidRPr="00451329">
        <w:rPr>
          <w:lang w:val="en-US"/>
        </w:rPr>
        <w:t>stay.</w:t>
      </w:r>
      <w:r w:rsidRPr="00451329">
        <w:rPr>
          <w:smallCaps/>
          <w:lang w:val="en-US"/>
        </w:rPr>
        <w:t>1sg</w:t>
      </w:r>
      <w:r w:rsidRPr="00451329">
        <w:rPr>
          <w:lang w:val="en-US"/>
        </w:rPr>
        <w:t xml:space="preserve"> </w:t>
      </w:r>
      <w:r w:rsidRPr="00451329">
        <w:rPr>
          <w:lang w:val="en-US"/>
        </w:rPr>
        <w:tab/>
        <w:t>to</w:t>
      </w:r>
      <w:r w:rsidRPr="00451329">
        <w:rPr>
          <w:lang w:val="en-US"/>
        </w:rPr>
        <w:tab/>
        <w:t>do.</w:t>
      </w:r>
      <w:r w:rsidRPr="00451329">
        <w:rPr>
          <w:smallCaps/>
          <w:lang w:val="en-US"/>
        </w:rPr>
        <w:t>1sg</w:t>
      </w:r>
      <w:r w:rsidRPr="00451329">
        <w:rPr>
          <w:smallCaps/>
          <w:lang w:val="en-US"/>
        </w:rPr>
        <w:tab/>
      </w:r>
      <w:r w:rsidRPr="00451329">
        <w:rPr>
          <w:lang w:val="en-US"/>
        </w:rPr>
        <w:t>the</w:t>
      </w:r>
      <w:r w:rsidRPr="00451329">
        <w:rPr>
          <w:lang w:val="en-US"/>
        </w:rPr>
        <w:tab/>
      </w:r>
      <w:r w:rsidRPr="00451329">
        <w:rPr>
          <w:lang w:val="en-US"/>
        </w:rPr>
        <w:tab/>
        <w:t>bread</w:t>
      </w:r>
    </w:p>
    <w:p w14:paraId="033F7EFC" w14:textId="77777777" w:rsidR="00454BDB" w:rsidRPr="00451329" w:rsidRDefault="00454BDB" w:rsidP="00E558A6">
      <w:pPr>
        <w:spacing w:line="276" w:lineRule="auto"/>
        <w:ind w:left="300" w:right="395" w:firstLine="300"/>
        <w:jc w:val="both"/>
        <w:rPr>
          <w:lang w:val="en-US"/>
        </w:rPr>
      </w:pPr>
      <w:r w:rsidRPr="00451329">
        <w:rPr>
          <w:lang w:val="en-US"/>
        </w:rPr>
        <w:t>‘I am making the bread.’</w:t>
      </w:r>
    </w:p>
    <w:p w14:paraId="35F744BE" w14:textId="77777777" w:rsidR="00454BDB" w:rsidRPr="00451329" w:rsidRDefault="00454BDB" w:rsidP="00E558A6">
      <w:pPr>
        <w:spacing w:line="276" w:lineRule="auto"/>
        <w:ind w:right="395"/>
        <w:jc w:val="both"/>
        <w:rPr>
          <w:lang w:val="en-US"/>
        </w:rPr>
      </w:pPr>
    </w:p>
    <w:p w14:paraId="6A14F388" w14:textId="77777777" w:rsidR="00454BDB" w:rsidRPr="00451329" w:rsidRDefault="00454BDB" w:rsidP="00E558A6">
      <w:pPr>
        <w:spacing w:line="276" w:lineRule="auto"/>
        <w:ind w:right="395"/>
        <w:jc w:val="both"/>
        <w:rPr>
          <w:lang w:val="en-US"/>
        </w:rPr>
      </w:pPr>
      <w:r w:rsidRPr="00451329">
        <w:rPr>
          <w:lang w:val="en-US"/>
        </w:rPr>
        <w:t xml:space="preserve">In the same variety, we can find a parallel construction to express the progressive in which the embedded lexical verb is not inflected. In (2), the embedded verb </w:t>
      </w:r>
      <w:r w:rsidRPr="00451329">
        <w:rPr>
          <w:bCs/>
          <w:lang w:val="en-US"/>
        </w:rPr>
        <w:t>f</w:t>
      </w:r>
      <w:r w:rsidRPr="00451329">
        <w:rPr>
          <w:rFonts w:eastAsia="Calibri"/>
          <w:bCs/>
          <w:lang w:val="en-US"/>
        </w:rPr>
        <w:t>ɛ</w:t>
      </w:r>
      <w:r w:rsidRPr="00451329">
        <w:rPr>
          <w:lang w:val="en-US"/>
        </w:rPr>
        <w:t xml:space="preserve"> (=to do ) is infinitival: </w:t>
      </w:r>
    </w:p>
    <w:p w14:paraId="40CF9654" w14:textId="77777777" w:rsidR="00454BDB" w:rsidRPr="00451329" w:rsidRDefault="00454BDB" w:rsidP="00E558A6">
      <w:pPr>
        <w:spacing w:line="276" w:lineRule="auto"/>
        <w:ind w:right="395"/>
        <w:jc w:val="both"/>
        <w:rPr>
          <w:lang w:val="en-US"/>
        </w:rPr>
      </w:pPr>
    </w:p>
    <w:p w14:paraId="76C6D9E5" w14:textId="77777777" w:rsidR="00454BDB" w:rsidRPr="00451329" w:rsidRDefault="00454BDB" w:rsidP="00E558A6">
      <w:pPr>
        <w:spacing w:line="276" w:lineRule="auto"/>
        <w:ind w:right="395"/>
        <w:jc w:val="both"/>
        <w:rPr>
          <w:bCs/>
          <w:lang w:val="en-US"/>
        </w:rPr>
      </w:pPr>
      <w:r w:rsidRPr="00451329">
        <w:rPr>
          <w:lang w:val="en-US"/>
        </w:rPr>
        <w:t>(2)</w:t>
      </w:r>
      <w:r w:rsidRPr="00451329">
        <w:rPr>
          <w:lang w:val="en-US"/>
        </w:rPr>
        <w:tab/>
        <w:t xml:space="preserve">Stek </w:t>
      </w:r>
      <w:r w:rsidRPr="00451329">
        <w:rPr>
          <w:lang w:val="en-US"/>
        </w:rPr>
        <w:tab/>
      </w:r>
      <w:r w:rsidRPr="00451329">
        <w:rPr>
          <w:lang w:val="en-US"/>
        </w:rPr>
        <w:tab/>
        <w:t>a</w:t>
      </w:r>
      <w:r w:rsidRPr="00451329">
        <w:rPr>
          <w:lang w:val="en-US"/>
        </w:rPr>
        <w:tab/>
      </w:r>
      <w:r w:rsidRPr="00451329">
        <w:rPr>
          <w:bCs/>
          <w:lang w:val="en-US"/>
        </w:rPr>
        <w:t>f</w:t>
      </w:r>
      <w:r w:rsidRPr="00451329">
        <w:rPr>
          <w:rFonts w:eastAsia="Calibri"/>
          <w:bCs/>
          <w:lang w:val="en-US"/>
        </w:rPr>
        <w:t>ɛ</w:t>
      </w:r>
      <w:r w:rsidRPr="00451329">
        <w:rPr>
          <w:bCs/>
          <w:lang w:val="en-US"/>
        </w:rPr>
        <w:t xml:space="preserve"> </w:t>
      </w:r>
      <w:r w:rsidRPr="00451329">
        <w:rPr>
          <w:bCs/>
          <w:lang w:val="en-US"/>
        </w:rPr>
        <w:tab/>
      </w:r>
      <w:r w:rsidRPr="00451329">
        <w:rPr>
          <w:bCs/>
          <w:lang w:val="en-US"/>
        </w:rPr>
        <w:tab/>
      </w:r>
      <w:r w:rsidRPr="00451329">
        <w:rPr>
          <w:lang w:val="en-US"/>
        </w:rPr>
        <w:t>u</w:t>
      </w:r>
      <w:r w:rsidRPr="00451329">
        <w:rPr>
          <w:lang w:val="en-US"/>
        </w:rPr>
        <w:tab/>
      </w:r>
      <w:r w:rsidRPr="00451329">
        <w:rPr>
          <w:lang w:val="en-US"/>
        </w:rPr>
        <w:tab/>
        <w:t>p</w:t>
      </w:r>
      <w:r w:rsidRPr="00451329">
        <w:rPr>
          <w:rFonts w:eastAsia="Calibri"/>
          <w:bCs/>
          <w:lang w:val="en-US"/>
        </w:rPr>
        <w:t>ɛ</w:t>
      </w:r>
      <w:r w:rsidRPr="00451329">
        <w:rPr>
          <w:lang w:val="en-US"/>
        </w:rPr>
        <w:t>n.</w:t>
      </w:r>
      <w:r w:rsidRPr="00451329">
        <w:rPr>
          <w:lang w:val="en-US"/>
        </w:rPr>
        <w:tab/>
      </w:r>
      <w:r w:rsidRPr="00451329">
        <w:rPr>
          <w:bCs/>
          <w:lang w:val="en-US"/>
        </w:rPr>
        <w:tab/>
      </w:r>
      <w:r w:rsidRPr="00451329">
        <w:rPr>
          <w:bCs/>
          <w:lang w:val="en-US"/>
        </w:rPr>
        <w:tab/>
      </w:r>
    </w:p>
    <w:p w14:paraId="45A22E09" w14:textId="77777777" w:rsidR="00454BDB" w:rsidRPr="00451329" w:rsidRDefault="00454BDB" w:rsidP="00E558A6">
      <w:pPr>
        <w:spacing w:line="276" w:lineRule="auto"/>
        <w:ind w:right="395"/>
        <w:jc w:val="both"/>
        <w:rPr>
          <w:lang w:val="en-US"/>
        </w:rPr>
      </w:pPr>
      <w:r w:rsidRPr="00451329">
        <w:rPr>
          <w:lang w:val="en-US"/>
        </w:rPr>
        <w:tab/>
        <w:t>stay.</w:t>
      </w:r>
      <w:r w:rsidRPr="00451329">
        <w:rPr>
          <w:smallCaps/>
          <w:lang w:val="en-US"/>
        </w:rPr>
        <w:t>1sg</w:t>
      </w:r>
      <w:r w:rsidRPr="00451329">
        <w:rPr>
          <w:smallCaps/>
          <w:lang w:val="en-US"/>
        </w:rPr>
        <w:tab/>
      </w:r>
      <w:r w:rsidRPr="00451329">
        <w:rPr>
          <w:lang w:val="en-US"/>
        </w:rPr>
        <w:t xml:space="preserve">to </w:t>
      </w:r>
      <w:r w:rsidRPr="00451329">
        <w:rPr>
          <w:lang w:val="en-US"/>
        </w:rPr>
        <w:tab/>
        <w:t>do.</w:t>
      </w:r>
      <w:r w:rsidRPr="00451329">
        <w:rPr>
          <w:smallCaps/>
          <w:lang w:val="en-US"/>
        </w:rPr>
        <w:t>inf</w:t>
      </w:r>
      <w:r w:rsidRPr="00451329">
        <w:rPr>
          <w:lang w:val="en-US"/>
        </w:rPr>
        <w:tab/>
      </w:r>
      <w:r w:rsidRPr="00451329">
        <w:rPr>
          <w:lang w:val="en-US"/>
        </w:rPr>
        <w:tab/>
        <w:t>the</w:t>
      </w:r>
      <w:r w:rsidRPr="00451329">
        <w:rPr>
          <w:lang w:val="en-US"/>
        </w:rPr>
        <w:tab/>
      </w:r>
      <w:r w:rsidRPr="00451329">
        <w:rPr>
          <w:lang w:val="en-US"/>
        </w:rPr>
        <w:tab/>
        <w:t>bread</w:t>
      </w:r>
    </w:p>
    <w:p w14:paraId="79CCF53E" w14:textId="77777777" w:rsidR="00454BDB" w:rsidRPr="00451329" w:rsidRDefault="00454BDB" w:rsidP="00E558A6">
      <w:pPr>
        <w:spacing w:line="276" w:lineRule="auto"/>
        <w:ind w:left="300" w:right="395" w:firstLine="300"/>
        <w:jc w:val="both"/>
        <w:rPr>
          <w:lang w:val="en-US"/>
        </w:rPr>
      </w:pPr>
      <w:r w:rsidRPr="00451329">
        <w:rPr>
          <w:lang w:val="en-US"/>
        </w:rPr>
        <w:t>‘I am making the bread.’</w:t>
      </w:r>
    </w:p>
    <w:p w14:paraId="46E953E5" w14:textId="77777777" w:rsidR="00454BDB" w:rsidRPr="00451329" w:rsidRDefault="00454BDB" w:rsidP="00E558A6">
      <w:pPr>
        <w:spacing w:line="276" w:lineRule="auto"/>
        <w:ind w:right="395"/>
        <w:jc w:val="both"/>
        <w:rPr>
          <w:lang w:val="en-US"/>
        </w:rPr>
      </w:pPr>
    </w:p>
    <w:p w14:paraId="00444226" w14:textId="77777777" w:rsidR="00454BDB" w:rsidRPr="00451329" w:rsidRDefault="00454BDB" w:rsidP="00E558A6">
      <w:pPr>
        <w:spacing w:line="276" w:lineRule="auto"/>
        <w:ind w:right="395"/>
        <w:jc w:val="both"/>
        <w:rPr>
          <w:lang w:val="en-US"/>
        </w:rPr>
      </w:pPr>
      <w:r w:rsidRPr="00451329">
        <w:rPr>
          <w:lang w:val="en-US"/>
        </w:rPr>
        <w:t>In Conversanese, the aspectual inflected construction is not found with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as shown in (3): only the construction with an embedded infinitival lexical verb is available to express the progressive, as in (4):</w:t>
      </w:r>
      <w:r w:rsidRPr="00451329">
        <w:rPr>
          <w:vertAlign w:val="superscript"/>
        </w:rPr>
        <w:footnoteReference w:id="2"/>
      </w:r>
    </w:p>
    <w:p w14:paraId="55AA69FF" w14:textId="77777777" w:rsidR="00454BDB" w:rsidRPr="00451329" w:rsidRDefault="00454BDB" w:rsidP="00E558A6">
      <w:pPr>
        <w:spacing w:line="276" w:lineRule="auto"/>
        <w:ind w:right="395"/>
        <w:jc w:val="both"/>
        <w:rPr>
          <w:lang w:val="en-US"/>
        </w:rPr>
      </w:pPr>
    </w:p>
    <w:p w14:paraId="05B12C57" w14:textId="77777777" w:rsidR="00454BDB" w:rsidRPr="00451329" w:rsidRDefault="00454BDB" w:rsidP="00E558A6">
      <w:pPr>
        <w:spacing w:line="276" w:lineRule="auto"/>
        <w:ind w:right="395"/>
        <w:jc w:val="both"/>
        <w:rPr>
          <w:lang w:val="en-US"/>
        </w:rPr>
      </w:pPr>
      <w:r w:rsidRPr="00451329">
        <w:rPr>
          <w:lang w:val="en-US"/>
        </w:rPr>
        <w:t>(3)</w:t>
      </w:r>
      <w:r w:rsidRPr="00451329">
        <w:rPr>
          <w:lang w:val="en-US"/>
        </w:rPr>
        <w:tab/>
        <w:t>Noj</w:t>
      </w:r>
      <w:r w:rsidRPr="00451329">
        <w:rPr>
          <w:rFonts w:eastAsia="Calibri"/>
          <w:lang w:val="en-US"/>
        </w:rPr>
        <w:t>ə</w:t>
      </w:r>
      <w:r w:rsidRPr="00451329">
        <w:rPr>
          <w:vertAlign w:val="subscript"/>
          <w:lang w:val="en-US"/>
        </w:rPr>
        <w:t>j</w:t>
      </w:r>
      <w:r w:rsidRPr="00451329">
        <w:rPr>
          <w:lang w:val="en-US"/>
        </w:rPr>
        <w:t>/vo</w:t>
      </w:r>
      <w:r w:rsidRPr="00451329">
        <w:rPr>
          <w:rFonts w:eastAsia="Calibri"/>
          <w:lang w:val="en-US"/>
        </w:rPr>
        <w:t>ʊ</w:t>
      </w:r>
      <w:r w:rsidRPr="00451329">
        <w:rPr>
          <w:vertAlign w:val="subscript"/>
          <w:lang w:val="en-US"/>
        </w:rPr>
        <w:t>k</w:t>
      </w:r>
      <w:r w:rsidRPr="00451329">
        <w:rPr>
          <w:lang w:val="en-US"/>
        </w:rPr>
        <w:t xml:space="preserve"> </w:t>
      </w:r>
      <w:r w:rsidRPr="00451329">
        <w:rPr>
          <w:lang w:val="en-US"/>
        </w:rPr>
        <w:tab/>
        <w:t>st</w:t>
      </w:r>
      <w:r w:rsidRPr="00451329">
        <w:rPr>
          <w:rFonts w:eastAsia="Calibri"/>
          <w:lang w:val="en-US"/>
        </w:rPr>
        <w:t>ɛ</w:t>
      </w:r>
      <w:r w:rsidRPr="00451329">
        <w:rPr>
          <w:lang w:val="en-US"/>
        </w:rPr>
        <w:t>m</w:t>
      </w:r>
      <w:r w:rsidRPr="00451329">
        <w:rPr>
          <w:rFonts w:eastAsia="Calibri"/>
          <w:lang w:val="en-US"/>
        </w:rPr>
        <w:t>ə</w:t>
      </w:r>
      <w:r w:rsidRPr="00451329">
        <w:rPr>
          <w:vertAlign w:val="subscript"/>
          <w:lang w:val="en-US"/>
        </w:rPr>
        <w:t>j</w:t>
      </w:r>
      <w:r w:rsidRPr="00451329">
        <w:rPr>
          <w:lang w:val="en-US"/>
        </w:rPr>
        <w:t>/st</w:t>
      </w:r>
      <w:r w:rsidRPr="00451329">
        <w:rPr>
          <w:rFonts w:eastAsia="Calibri"/>
          <w:lang w:val="en-US"/>
        </w:rPr>
        <w:t>ɛ</w:t>
      </w:r>
      <w:r w:rsidRPr="00451329">
        <w:rPr>
          <w:lang w:val="en-US"/>
        </w:rPr>
        <w:t>t</w:t>
      </w:r>
      <w:r w:rsidRPr="00451329">
        <w:rPr>
          <w:rFonts w:eastAsia="Calibri"/>
          <w:lang w:val="en-US"/>
        </w:rPr>
        <w:t>ə</w:t>
      </w:r>
      <w:r w:rsidRPr="00451329">
        <w:rPr>
          <w:vertAlign w:val="subscript"/>
          <w:lang w:val="en-US"/>
        </w:rPr>
        <w:t>k</w:t>
      </w:r>
      <w:r w:rsidRPr="00451329">
        <w:rPr>
          <w:lang w:val="en-US"/>
        </w:rPr>
        <w:t xml:space="preserve"> </w:t>
      </w:r>
      <w:r w:rsidRPr="00451329">
        <w:rPr>
          <w:lang w:val="en-US"/>
        </w:rPr>
        <w:tab/>
        <w:t xml:space="preserve">a </w:t>
      </w:r>
      <w:r w:rsidRPr="00451329">
        <w:rPr>
          <w:lang w:val="en-US"/>
        </w:rPr>
        <w:tab/>
        <w:t>*man’d</w:t>
      </w:r>
      <w:r w:rsidRPr="00451329">
        <w:rPr>
          <w:rFonts w:eastAsia="Calibri"/>
          <w:lang w:val="en-US"/>
        </w:rPr>
        <w:t>ʒɛ</w:t>
      </w:r>
      <w:r w:rsidRPr="00451329">
        <w:rPr>
          <w:lang w:val="en-US"/>
        </w:rPr>
        <w:t>m</w:t>
      </w:r>
      <w:r w:rsidRPr="00451329">
        <w:rPr>
          <w:rFonts w:eastAsia="Calibri"/>
          <w:lang w:val="en-US"/>
        </w:rPr>
        <w:t>ə</w:t>
      </w:r>
      <w:r w:rsidRPr="00451329">
        <w:rPr>
          <w:vertAlign w:val="subscript"/>
          <w:lang w:val="en-US"/>
        </w:rPr>
        <w:t>j</w:t>
      </w:r>
      <w:r w:rsidRPr="00451329">
        <w:rPr>
          <w:lang w:val="en-US"/>
        </w:rPr>
        <w:t>/*man’d</w:t>
      </w:r>
      <w:r w:rsidRPr="00451329">
        <w:rPr>
          <w:rFonts w:eastAsia="Calibri"/>
          <w:lang w:val="en-US"/>
        </w:rPr>
        <w:t>ʒɛ</w:t>
      </w:r>
      <w:r w:rsidRPr="00451329">
        <w:rPr>
          <w:lang w:val="en-US"/>
        </w:rPr>
        <w:t>t</w:t>
      </w:r>
      <w:r w:rsidRPr="00451329">
        <w:rPr>
          <w:rFonts w:eastAsia="Calibri"/>
          <w:lang w:val="en-US"/>
        </w:rPr>
        <w:t>ə</w:t>
      </w:r>
      <w:r w:rsidRPr="00451329">
        <w:rPr>
          <w:vertAlign w:val="subscript"/>
          <w:lang w:val="en-US"/>
        </w:rPr>
        <w:t>k</w:t>
      </w:r>
      <w:r w:rsidRPr="00451329">
        <w:rPr>
          <w:lang w:val="en-US"/>
        </w:rPr>
        <w:t>.</w:t>
      </w:r>
    </w:p>
    <w:p w14:paraId="78FEB927" w14:textId="77777777" w:rsidR="00454BDB" w:rsidRPr="00451329" w:rsidRDefault="00454BDB" w:rsidP="00E558A6">
      <w:pPr>
        <w:spacing w:line="276" w:lineRule="auto"/>
        <w:ind w:left="300" w:right="395" w:firstLine="300"/>
        <w:jc w:val="both"/>
        <w:rPr>
          <w:lang w:val="en-US"/>
        </w:rPr>
      </w:pPr>
      <w:r w:rsidRPr="00451329">
        <w:rPr>
          <w:lang w:val="en-US"/>
        </w:rPr>
        <w:t>we/you</w:t>
      </w:r>
      <w:r w:rsidRPr="00451329">
        <w:rPr>
          <w:lang w:val="en-US"/>
        </w:rPr>
        <w:tab/>
        <w:t>stay.</w:t>
      </w:r>
      <w:r w:rsidRPr="00451329">
        <w:rPr>
          <w:smallCaps/>
          <w:lang w:val="en-US"/>
        </w:rPr>
        <w:t>1pl</w:t>
      </w:r>
      <w:r w:rsidRPr="00451329">
        <w:rPr>
          <w:lang w:val="en-US"/>
        </w:rPr>
        <w:t>/</w:t>
      </w:r>
      <w:r w:rsidRPr="00451329">
        <w:rPr>
          <w:smallCaps/>
          <w:lang w:val="en-US"/>
        </w:rPr>
        <w:t>2pl</w:t>
      </w:r>
      <w:r w:rsidRPr="00451329">
        <w:rPr>
          <w:smallCaps/>
          <w:lang w:val="en-US"/>
        </w:rPr>
        <w:tab/>
      </w:r>
      <w:r w:rsidRPr="00451329">
        <w:rPr>
          <w:lang w:val="en-US"/>
        </w:rPr>
        <w:t xml:space="preserve">to </w:t>
      </w:r>
      <w:r w:rsidRPr="00451329">
        <w:rPr>
          <w:lang w:val="en-US"/>
        </w:rPr>
        <w:tab/>
        <w:t>eat.</w:t>
      </w:r>
      <w:r w:rsidRPr="00451329">
        <w:rPr>
          <w:smallCaps/>
          <w:lang w:val="en-US"/>
        </w:rPr>
        <w:t>1pl</w:t>
      </w:r>
      <w:r w:rsidRPr="00451329">
        <w:rPr>
          <w:lang w:val="en-US"/>
        </w:rPr>
        <w:t>/</w:t>
      </w:r>
      <w:r w:rsidRPr="00451329">
        <w:rPr>
          <w:smallCaps/>
          <w:lang w:val="en-US"/>
        </w:rPr>
        <w:t>2pl</w:t>
      </w:r>
      <w:r w:rsidRPr="00451329">
        <w:rPr>
          <w:smallCaps/>
          <w:lang w:val="en-US"/>
        </w:rPr>
        <w:tab/>
      </w:r>
    </w:p>
    <w:p w14:paraId="5F120C2B" w14:textId="77777777" w:rsidR="00454BDB" w:rsidRPr="00451329" w:rsidRDefault="00454BDB" w:rsidP="00E558A6">
      <w:pPr>
        <w:spacing w:line="276" w:lineRule="auto"/>
        <w:ind w:right="395"/>
        <w:jc w:val="both"/>
        <w:rPr>
          <w:lang w:val="en-US"/>
        </w:rPr>
      </w:pPr>
    </w:p>
    <w:p w14:paraId="5269C954" w14:textId="77777777" w:rsidR="00454BDB" w:rsidRPr="00451329" w:rsidRDefault="00454BDB" w:rsidP="00E558A6">
      <w:pPr>
        <w:spacing w:line="276" w:lineRule="auto"/>
        <w:ind w:right="395"/>
        <w:jc w:val="both"/>
        <w:rPr>
          <w:lang w:val="en-US"/>
        </w:rPr>
      </w:pPr>
      <w:r w:rsidRPr="00451329">
        <w:rPr>
          <w:lang w:val="en-US"/>
        </w:rPr>
        <w:t>(4)</w:t>
      </w:r>
      <w:r w:rsidRPr="00451329">
        <w:rPr>
          <w:lang w:val="en-US"/>
        </w:rPr>
        <w:tab/>
        <w:t>Noj</w:t>
      </w:r>
      <w:r w:rsidRPr="00451329">
        <w:rPr>
          <w:rFonts w:eastAsia="Calibri"/>
          <w:lang w:val="en-US"/>
        </w:rPr>
        <w:t>ə</w:t>
      </w:r>
      <w:r w:rsidRPr="00451329">
        <w:rPr>
          <w:lang w:val="en-US"/>
        </w:rPr>
        <w:t>/vo</w:t>
      </w:r>
      <w:r w:rsidRPr="00451329">
        <w:rPr>
          <w:rFonts w:eastAsia="Calibri"/>
          <w:lang w:val="en-US"/>
        </w:rPr>
        <w:t>ʊ</w:t>
      </w:r>
      <w:r w:rsidRPr="00451329">
        <w:rPr>
          <w:lang w:val="en-US"/>
        </w:rPr>
        <w:t xml:space="preserve"> </w:t>
      </w:r>
      <w:r w:rsidRPr="00451329">
        <w:rPr>
          <w:lang w:val="en-US"/>
        </w:rPr>
        <w:tab/>
      </w:r>
      <w:r w:rsidRPr="00451329">
        <w:rPr>
          <w:rFonts w:eastAsia="Calibri"/>
          <w:lang w:val="en-US"/>
        </w:rPr>
        <w:t>ʹ</w:t>
      </w:r>
      <w:r w:rsidRPr="00451329">
        <w:rPr>
          <w:lang w:val="en-US"/>
        </w:rPr>
        <w:t>st</w:t>
      </w:r>
      <w:r w:rsidRPr="00451329">
        <w:rPr>
          <w:rFonts w:eastAsia="Calibri"/>
          <w:lang w:val="en-US"/>
        </w:rPr>
        <w:t>ɛ</w:t>
      </w:r>
      <w:r w:rsidRPr="00451329">
        <w:rPr>
          <w:lang w:val="en-US"/>
        </w:rPr>
        <w:t>m</w:t>
      </w:r>
      <w:r w:rsidRPr="00451329">
        <w:rPr>
          <w:rFonts w:eastAsia="Calibri"/>
          <w:lang w:val="en-US"/>
        </w:rPr>
        <w:t>ə</w:t>
      </w:r>
      <w:r w:rsidRPr="00451329">
        <w:rPr>
          <w:lang w:val="en-US"/>
        </w:rPr>
        <w:t>/</w:t>
      </w:r>
      <w:r w:rsidRPr="00451329">
        <w:rPr>
          <w:rFonts w:eastAsia="Calibri"/>
          <w:lang w:val="en-US"/>
        </w:rPr>
        <w:t>ʹ</w:t>
      </w:r>
      <w:r w:rsidRPr="00451329">
        <w:rPr>
          <w:lang w:val="en-US"/>
        </w:rPr>
        <w:t>st</w:t>
      </w:r>
      <w:r w:rsidRPr="00451329">
        <w:rPr>
          <w:rFonts w:eastAsia="Calibri"/>
          <w:lang w:val="en-US"/>
        </w:rPr>
        <w:t>ɛ</w:t>
      </w:r>
      <w:r w:rsidRPr="00451329">
        <w:rPr>
          <w:lang w:val="en-US"/>
        </w:rPr>
        <w:t>t</w:t>
      </w:r>
      <w:r w:rsidRPr="00451329">
        <w:rPr>
          <w:rFonts w:eastAsia="Calibri"/>
          <w:lang w:val="en-US"/>
        </w:rPr>
        <w:t>ə</w:t>
      </w:r>
      <w:r w:rsidRPr="00451329">
        <w:rPr>
          <w:lang w:val="en-US"/>
        </w:rPr>
        <w:t xml:space="preserve"> </w:t>
      </w:r>
      <w:r w:rsidRPr="00451329">
        <w:rPr>
          <w:lang w:val="en-US"/>
        </w:rPr>
        <w:tab/>
        <w:t>a</w:t>
      </w:r>
      <w:r w:rsidRPr="00451329">
        <w:rPr>
          <w:lang w:val="en-US"/>
        </w:rPr>
        <w:tab/>
        <w:t>man</w:t>
      </w:r>
      <w:r w:rsidRPr="00451329">
        <w:rPr>
          <w:rFonts w:eastAsia="Calibri"/>
          <w:lang w:val="en-US"/>
        </w:rPr>
        <w:t>ʹ</w:t>
      </w:r>
      <w:r w:rsidRPr="00451329">
        <w:rPr>
          <w:lang w:val="en-US"/>
        </w:rPr>
        <w:t>d</w:t>
      </w:r>
      <w:r w:rsidRPr="00451329">
        <w:rPr>
          <w:rFonts w:eastAsia="Calibri"/>
          <w:lang w:val="en-US"/>
        </w:rPr>
        <w:t>ʒɛ.</w:t>
      </w:r>
    </w:p>
    <w:p w14:paraId="3F5D7116" w14:textId="77777777" w:rsidR="00454BDB" w:rsidRPr="00451329" w:rsidRDefault="00454BDB" w:rsidP="00E558A6">
      <w:pPr>
        <w:spacing w:line="276" w:lineRule="auto"/>
        <w:ind w:left="300" w:right="395" w:firstLine="300"/>
        <w:jc w:val="both"/>
        <w:rPr>
          <w:vertAlign w:val="subscript"/>
          <w:lang w:val="en-US"/>
        </w:rPr>
      </w:pPr>
      <w:r w:rsidRPr="00451329">
        <w:rPr>
          <w:lang w:val="en-US"/>
        </w:rPr>
        <w:t xml:space="preserve">we/you </w:t>
      </w:r>
      <w:r w:rsidRPr="00451329">
        <w:rPr>
          <w:lang w:val="en-US"/>
        </w:rPr>
        <w:tab/>
        <w:t>stay.</w:t>
      </w:r>
      <w:r w:rsidRPr="00451329">
        <w:rPr>
          <w:smallCaps/>
          <w:lang w:val="en-US"/>
        </w:rPr>
        <w:t>1pl</w:t>
      </w:r>
      <w:r w:rsidRPr="00451329">
        <w:rPr>
          <w:lang w:val="en-US"/>
        </w:rPr>
        <w:t>/</w:t>
      </w:r>
      <w:r w:rsidRPr="00451329">
        <w:rPr>
          <w:smallCaps/>
          <w:lang w:val="en-US"/>
        </w:rPr>
        <w:t>2pl</w:t>
      </w:r>
      <w:r w:rsidRPr="00451329">
        <w:rPr>
          <w:smallCaps/>
          <w:lang w:val="en-US"/>
        </w:rPr>
        <w:tab/>
      </w:r>
      <w:r w:rsidRPr="00451329">
        <w:rPr>
          <w:lang w:val="en-US"/>
        </w:rPr>
        <w:t xml:space="preserve">to </w:t>
      </w:r>
      <w:r w:rsidRPr="00451329">
        <w:rPr>
          <w:lang w:val="en-US"/>
        </w:rPr>
        <w:tab/>
        <w:t>eat.</w:t>
      </w:r>
      <w:r w:rsidRPr="00451329">
        <w:rPr>
          <w:smallCaps/>
          <w:lang w:val="en-US"/>
        </w:rPr>
        <w:t>inf</w:t>
      </w:r>
    </w:p>
    <w:p w14:paraId="7EC81D19" w14:textId="77777777" w:rsidR="00454BDB" w:rsidRPr="00451329" w:rsidRDefault="00454BDB" w:rsidP="00E558A6">
      <w:pPr>
        <w:spacing w:line="276" w:lineRule="auto"/>
        <w:ind w:left="300" w:right="395" w:firstLine="300"/>
        <w:jc w:val="both"/>
        <w:rPr>
          <w:lang w:val="en-US"/>
        </w:rPr>
      </w:pPr>
      <w:r w:rsidRPr="00451329">
        <w:rPr>
          <w:lang w:val="en-US"/>
        </w:rPr>
        <w:t>‘We/you are eating.’</w:t>
      </w:r>
    </w:p>
    <w:p w14:paraId="5E114C8E" w14:textId="77777777" w:rsidR="00454BDB" w:rsidRPr="00451329" w:rsidRDefault="00454BDB" w:rsidP="00E558A6">
      <w:pPr>
        <w:spacing w:line="276" w:lineRule="auto"/>
        <w:ind w:right="395"/>
        <w:jc w:val="both"/>
        <w:rPr>
          <w:lang w:val="en-US"/>
        </w:rPr>
      </w:pPr>
    </w:p>
    <w:p w14:paraId="58B2C2D2" w14:textId="77777777" w:rsidR="00454BDB" w:rsidRPr="00451329" w:rsidRDefault="00454BDB" w:rsidP="00E558A6">
      <w:pPr>
        <w:spacing w:line="276" w:lineRule="auto"/>
        <w:ind w:right="395"/>
        <w:jc w:val="both"/>
        <w:rPr>
          <w:lang w:val="en-US"/>
        </w:rPr>
      </w:pPr>
      <w:r w:rsidRPr="00451329">
        <w:rPr>
          <w:lang w:val="en-US"/>
        </w:rPr>
        <w:t>Both types of structure share a locative derivation: the majority of progressive forms crosslinguistically, in fact, are derived from expressions involving locative elements (Bybee, Perkins &amp; Pagliuca 1994, Mateu &amp; Amadas 1999, Laka 2006). The two parallel constructions differ in the aspect of the denoted event. On the one hand, the construction with the embedded inflected verb, (1), denotes an event identification between the auxiliary and the lexical verb and seems to work like a restructuring or serial verb construction. On the other hand, the construction with the embedded infinitive, (2), involves a frequentative reading which is not found with genuine progressive constructions (Chierchia, 1995) and seems to pattern with aspectual control verbs.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are not found in the aspectual inflected construction in (3), but allow only the infinitival counterpart (4). Differences in the pattern of the morphological derivation of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is quite common across Romance languages (Manzini &amp; Savoia 2005, 2011): they involve, in fact, a more complex referentiality than other persons (Bobalijk 2008); they are not mere plurals of the discourse participants, but </w:t>
      </w:r>
      <w:r w:rsidRPr="00451329">
        <w:rPr>
          <w:lang w:val="en-US"/>
        </w:rPr>
        <w:lastRenderedPageBreak/>
        <w:t>may refer to other referents not directly involved in the discourse (event participants). In a lexical parametrization analysis (Manzini &amp; Savoia 2011), languages involve a parametric distinction for plural and singular: plural persons do not show a pattern of parametric distinction between discourse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and event participants (3</w:t>
      </w:r>
      <w:r w:rsidRPr="00451329">
        <w:rPr>
          <w:vertAlign w:val="superscript"/>
          <w:lang w:val="en-US"/>
        </w:rPr>
        <w:t>rd</w:t>
      </w:r>
      <w:r w:rsidRPr="00451329">
        <w:rPr>
          <w:lang w:val="en-US"/>
        </w:rPr>
        <w:t xml:space="preserve">) found with singular persons. </w:t>
      </w:r>
    </w:p>
    <w:p w14:paraId="5CE8C6F5" w14:textId="77777777" w:rsidR="00454BDB" w:rsidRPr="00451329" w:rsidRDefault="00454BDB" w:rsidP="00E558A6">
      <w:pPr>
        <w:spacing w:line="276" w:lineRule="auto"/>
        <w:ind w:right="395" w:firstLine="708"/>
        <w:jc w:val="both"/>
        <w:rPr>
          <w:lang w:val="en-US"/>
        </w:rPr>
      </w:pPr>
      <w:r w:rsidRPr="00451329">
        <w:rPr>
          <w:lang w:val="en-US"/>
        </w:rPr>
        <w:t xml:space="preserve">In §2, the distribution of the pattern of inflection across the different varieties is described: the insights of previous accounts are also listed. §3 introduces the analysis of the progressive as a locative/unaccusative construction (in the terms of Mateu &amp; Amadas 1999). §4 presents a syntactic analysis of the phenomenon. In §5, the aspectual differences between the two progressive patterns are described. §6 is devoted to some reflections on the person split pattern found in the progressive constructions in Conversanese. §7 resumes the insight and the main concerns of the present analysis. </w:t>
      </w:r>
    </w:p>
    <w:p w14:paraId="69258895" w14:textId="77777777" w:rsidR="00454BDB" w:rsidRPr="00451329" w:rsidRDefault="00454BDB" w:rsidP="00E558A6">
      <w:pPr>
        <w:pStyle w:val="ab"/>
        <w:spacing w:line="276" w:lineRule="auto"/>
        <w:ind w:left="0" w:right="395"/>
        <w:jc w:val="both"/>
        <w:rPr>
          <w:rFonts w:ascii="Times New Roman" w:hAnsi="Times New Roman" w:cs="Times New Roman"/>
          <w:lang w:val="en-US"/>
        </w:rPr>
      </w:pPr>
    </w:p>
    <w:p w14:paraId="5FF5A554" w14:textId="77777777" w:rsidR="00454BDB" w:rsidRPr="00451329" w:rsidRDefault="0080303F" w:rsidP="00E558A6">
      <w:pPr>
        <w:pStyle w:val="lsSection1"/>
      </w:pPr>
      <w:r w:rsidRPr="00451329">
        <w:t xml:space="preserve">2. </w:t>
      </w:r>
      <w:r w:rsidR="00454BDB" w:rsidRPr="00451329">
        <w:t>The distribution of aspectual inflected constructions</w:t>
      </w:r>
    </w:p>
    <w:p w14:paraId="6DD46240" w14:textId="77777777" w:rsidR="00454BDB" w:rsidRPr="00451329" w:rsidRDefault="0080303F" w:rsidP="00E558A6">
      <w:pPr>
        <w:pStyle w:val="lsSection2"/>
        <w:spacing w:before="0" w:after="0"/>
      </w:pPr>
      <w:r w:rsidRPr="00451329">
        <w:t xml:space="preserve">2.1. </w:t>
      </w:r>
      <w:r w:rsidR="00454BDB" w:rsidRPr="00451329">
        <w:t>Introduction</w:t>
      </w:r>
    </w:p>
    <w:p w14:paraId="07CA302F" w14:textId="77777777" w:rsidR="00454BDB" w:rsidRPr="00451329" w:rsidRDefault="00454BDB" w:rsidP="00E558A6">
      <w:pPr>
        <w:spacing w:line="276" w:lineRule="auto"/>
        <w:rPr>
          <w:lang w:val="en-US"/>
        </w:rPr>
      </w:pPr>
      <w:r w:rsidRPr="00451329">
        <w:rPr>
          <w:lang w:val="en-US"/>
        </w:rPr>
        <w:t>Various studies have focused on periphrastic verbal constructions in some Southern Italian varieties that involve two inflected verbs.</w:t>
      </w:r>
      <w:r w:rsidRPr="00451329">
        <w:rPr>
          <w:rStyle w:val="a4"/>
          <w:lang w:val="en-US"/>
        </w:rPr>
        <w:footnoteReference w:id="3"/>
      </w:r>
      <w:r w:rsidRPr="00451329">
        <w:rPr>
          <w:lang w:val="en-US"/>
        </w:rPr>
        <w:t xml:space="preserve"> The main characteristic of these constructions is that a matrix aspectual auxiliary inflected for number and person selects a lexical verb that is also inflected. The lexical embedded verb may or may not be introduced by a preposition. The auxiliary loses its lexical meaning and the complex VP is interpreted as a single predicate, the embedded lexical verb being the one that gives the referential meaning to the event denoted by the complex VP. For example, in (5) the subject </w:t>
      </w:r>
      <w:r w:rsidRPr="00451329">
        <w:rPr>
          <w:i/>
          <w:lang w:val="en-US"/>
        </w:rPr>
        <w:t>Ma’ri</w:t>
      </w:r>
      <w:r w:rsidRPr="00451329">
        <w:rPr>
          <w:lang w:val="en-US"/>
        </w:rPr>
        <w:t xml:space="preserve"> is not ‘staying’ and then eating, but just eating:</w:t>
      </w:r>
    </w:p>
    <w:p w14:paraId="72A72328" w14:textId="77777777" w:rsidR="00454BDB" w:rsidRPr="00451329" w:rsidRDefault="00454BDB" w:rsidP="00E558A6">
      <w:pPr>
        <w:spacing w:line="276" w:lineRule="auto"/>
        <w:rPr>
          <w:lang w:val="en-US"/>
        </w:rPr>
      </w:pPr>
    </w:p>
    <w:p w14:paraId="10FCBC8E" w14:textId="77777777" w:rsidR="0080303F" w:rsidRPr="00451329" w:rsidRDefault="00454BDB" w:rsidP="00E558A6">
      <w:pPr>
        <w:spacing w:line="276" w:lineRule="auto"/>
        <w:rPr>
          <w:lang w:val="en-US"/>
        </w:rPr>
      </w:pPr>
      <w:r w:rsidRPr="00451329">
        <w:rPr>
          <w:lang w:val="en-US"/>
        </w:rPr>
        <w:t>(5)</w:t>
      </w:r>
      <w:r w:rsidRPr="00451329">
        <w:rPr>
          <w:lang w:val="en-US"/>
        </w:rPr>
        <w:tab/>
      </w:r>
      <w:r w:rsidR="0080303F" w:rsidRPr="00451329">
        <w:rPr>
          <w:lang w:val="en-US"/>
        </w:rPr>
        <w:t>Conversano, Apulia</w:t>
      </w:r>
    </w:p>
    <w:p w14:paraId="4ADA5359" w14:textId="77777777" w:rsidR="00454BDB" w:rsidRPr="00451329" w:rsidRDefault="00454BDB" w:rsidP="00E558A6">
      <w:pPr>
        <w:spacing w:line="276" w:lineRule="auto"/>
        <w:ind w:firstLine="643"/>
        <w:rPr>
          <w:lang w:val="en-US"/>
        </w:rPr>
      </w:pPr>
      <w:r w:rsidRPr="00451329">
        <w:rPr>
          <w:lang w:val="en-US"/>
        </w:rPr>
        <w:t>Ma</w:t>
      </w:r>
      <w:r w:rsidRPr="00451329">
        <w:rPr>
          <w:lang w:val="en-US"/>
        </w:rPr>
        <w:sym w:font="Symbol" w:char="F0A2"/>
      </w:r>
      <w:r w:rsidRPr="00451329">
        <w:rPr>
          <w:lang w:val="en-US"/>
        </w:rPr>
        <w:t>ri</w:t>
      </w:r>
      <w:r w:rsidRPr="00451329">
        <w:rPr>
          <w:lang w:val="en-US"/>
        </w:rPr>
        <w:tab/>
        <w:t xml:space="preserve">ste </w:t>
      </w:r>
      <w:r w:rsidRPr="00451329">
        <w:rPr>
          <w:lang w:val="en-US"/>
        </w:rPr>
        <w:tab/>
      </w:r>
      <w:r w:rsidRPr="00451329">
        <w:rPr>
          <w:lang w:val="en-US"/>
        </w:rPr>
        <w:tab/>
        <w:t xml:space="preserve">a </w:t>
      </w:r>
      <w:r w:rsidRPr="00451329">
        <w:rPr>
          <w:lang w:val="en-US"/>
        </w:rPr>
        <w:tab/>
        <w:t>man</w:t>
      </w:r>
      <w:r w:rsidRPr="00451329">
        <w:rPr>
          <w:rFonts w:eastAsia="Calibri"/>
          <w:lang w:val="en-US"/>
        </w:rPr>
        <w:t>ʤɜ</w:t>
      </w:r>
      <w:r w:rsidR="0080303F" w:rsidRPr="00451329">
        <w:rPr>
          <w:rFonts w:eastAsia="Calibri"/>
          <w:lang w:val="en-US"/>
        </w:rPr>
        <w:t>.</w:t>
      </w:r>
    </w:p>
    <w:p w14:paraId="34BC6D47" w14:textId="77777777" w:rsidR="00454BDB" w:rsidRPr="00451329" w:rsidRDefault="00454BDB" w:rsidP="00E558A6">
      <w:pPr>
        <w:spacing w:line="276" w:lineRule="auto"/>
        <w:ind w:firstLine="643"/>
        <w:rPr>
          <w:lang w:val="en-US"/>
        </w:rPr>
      </w:pPr>
      <w:r w:rsidRPr="00451329">
        <w:rPr>
          <w:lang w:val="en-US"/>
        </w:rPr>
        <w:t>Maria</w:t>
      </w:r>
      <w:r w:rsidRPr="00451329">
        <w:rPr>
          <w:lang w:val="en-US"/>
        </w:rPr>
        <w:tab/>
        <w:t>stay.</w:t>
      </w:r>
      <w:r w:rsidRPr="00451329">
        <w:rPr>
          <w:smallCaps/>
          <w:lang w:val="en-US"/>
        </w:rPr>
        <w:t>3sg</w:t>
      </w:r>
      <w:r w:rsidRPr="00451329">
        <w:rPr>
          <w:lang w:val="en-US"/>
        </w:rPr>
        <w:tab/>
        <w:t>to</w:t>
      </w:r>
      <w:r w:rsidRPr="00451329">
        <w:rPr>
          <w:lang w:val="en-US"/>
        </w:rPr>
        <w:tab/>
        <w:t>eat.</w:t>
      </w:r>
      <w:r w:rsidRPr="00451329">
        <w:rPr>
          <w:smallCaps/>
          <w:lang w:val="en-US"/>
        </w:rPr>
        <w:t>3sg</w:t>
      </w:r>
    </w:p>
    <w:p w14:paraId="3BB8FE81" w14:textId="77777777" w:rsidR="00454BDB" w:rsidRPr="00451329" w:rsidRDefault="00454BDB" w:rsidP="00E558A6">
      <w:pPr>
        <w:spacing w:line="276" w:lineRule="auto"/>
        <w:ind w:firstLine="643"/>
        <w:rPr>
          <w:lang w:val="en-US"/>
        </w:rPr>
      </w:pPr>
      <w:r w:rsidRPr="00451329">
        <w:rPr>
          <w:lang w:val="en-US"/>
        </w:rPr>
        <w:t>‘Maria is eating.’</w:t>
      </w:r>
    </w:p>
    <w:p w14:paraId="4308802B" w14:textId="77777777" w:rsidR="00454BDB" w:rsidRPr="00451329" w:rsidRDefault="00454BDB" w:rsidP="00E558A6">
      <w:pPr>
        <w:spacing w:line="276" w:lineRule="auto"/>
        <w:rPr>
          <w:lang w:val="en-US"/>
        </w:rPr>
      </w:pPr>
    </w:p>
    <w:p w14:paraId="3829BB47" w14:textId="77777777" w:rsidR="00454BDB" w:rsidRPr="00451329" w:rsidRDefault="00454BDB" w:rsidP="00E558A6">
      <w:pPr>
        <w:spacing w:line="276" w:lineRule="auto"/>
        <w:rPr>
          <w:lang w:val="en-US"/>
        </w:rPr>
      </w:pPr>
      <w:r w:rsidRPr="00451329">
        <w:rPr>
          <w:lang w:val="en-US"/>
        </w:rPr>
        <w:lastRenderedPageBreak/>
        <w:t>Similar patterns are found in different Southern Italian varieties. Ledgeway (1997) refers to imperative structures in Neapolitan that involve two inflected verbs as asyndetic constructions. A fully inflected verb is embedded under another fully inflected matrix verb, as in (6). There is no preposition introducing the embedded element. In his terms, these constructions define a family of coordinative constructions grammaticalized into subordination. These imperative constructions are paratactic in the sense that “..they contain as many assertions as there are clauses […]” (Ledgeway 1997: 231); in (6), in fact, there are two assertions (7), whereas the progressive construction in Conversanese contains only one assertion ranging over the entire construction.</w:t>
      </w:r>
    </w:p>
    <w:p w14:paraId="34025B79" w14:textId="77777777" w:rsidR="00454BDB" w:rsidRPr="00451329" w:rsidRDefault="00454BDB" w:rsidP="00E558A6">
      <w:pPr>
        <w:spacing w:line="276" w:lineRule="auto"/>
        <w:rPr>
          <w:lang w:val="en-US"/>
        </w:rPr>
      </w:pPr>
    </w:p>
    <w:p w14:paraId="597C1223" w14:textId="77777777" w:rsidR="00454BDB" w:rsidRPr="00451329" w:rsidRDefault="00454BDB" w:rsidP="00E558A6">
      <w:pPr>
        <w:spacing w:line="276" w:lineRule="auto"/>
        <w:rPr>
          <w:lang w:val="en-US"/>
        </w:rPr>
      </w:pPr>
      <w:r w:rsidRPr="00451329">
        <w:rPr>
          <w:lang w:val="en-US"/>
        </w:rPr>
        <w:t>(6)</w:t>
      </w:r>
      <w:r w:rsidRPr="00451329">
        <w:rPr>
          <w:lang w:val="en-US"/>
        </w:rPr>
        <w:tab/>
      </w:r>
      <w:r w:rsidR="0080303F" w:rsidRPr="00451329">
        <w:rPr>
          <w:lang w:val="en-US"/>
        </w:rPr>
        <w:t>V</w:t>
      </w:r>
      <w:r w:rsidRPr="00451329">
        <w:rPr>
          <w:lang w:val="en-US"/>
        </w:rPr>
        <w:t xml:space="preserve">a </w:t>
      </w:r>
      <w:r w:rsidRPr="00451329">
        <w:rPr>
          <w:lang w:val="en-US"/>
        </w:rPr>
        <w:tab/>
      </w:r>
      <w:r w:rsidRPr="00451329">
        <w:rPr>
          <w:lang w:val="en-US"/>
        </w:rPr>
        <w:tab/>
        <w:t xml:space="preserve">spanne </w:t>
      </w:r>
      <w:r w:rsidRPr="00451329">
        <w:rPr>
          <w:lang w:val="en-US"/>
        </w:rPr>
        <w:tab/>
      </w:r>
      <w:r w:rsidRPr="00451329">
        <w:rPr>
          <w:lang w:val="en-US"/>
        </w:rPr>
        <w:tab/>
        <w:t>'epanne</w:t>
      </w:r>
      <w:r w:rsidRPr="00451329">
        <w:rPr>
          <w:lang w:val="en-US"/>
        </w:rPr>
        <w:tab/>
        <w:t>nfuse</w:t>
      </w:r>
      <w:r w:rsidR="0080303F" w:rsidRPr="00451329">
        <w:rPr>
          <w:lang w:val="en-US"/>
        </w:rPr>
        <w:t>.</w:t>
      </w:r>
    </w:p>
    <w:p w14:paraId="07D0B91C" w14:textId="77777777" w:rsidR="00454BDB" w:rsidRPr="00451329" w:rsidRDefault="00454BDB" w:rsidP="00E558A6">
      <w:pPr>
        <w:spacing w:line="276" w:lineRule="auto"/>
        <w:ind w:firstLine="643"/>
        <w:rPr>
          <w:lang w:val="en-US"/>
        </w:rPr>
      </w:pPr>
      <w:r w:rsidRPr="00451329">
        <w:rPr>
          <w:lang w:val="en-US"/>
        </w:rPr>
        <w:t>go.</w:t>
      </w:r>
      <w:r w:rsidRPr="00451329">
        <w:rPr>
          <w:smallCaps/>
          <w:lang w:val="en-US"/>
        </w:rPr>
        <w:t>imp.2sg</w:t>
      </w:r>
      <w:r w:rsidRPr="00451329">
        <w:rPr>
          <w:smallCaps/>
          <w:lang w:val="en-US"/>
        </w:rPr>
        <w:tab/>
      </w:r>
      <w:r w:rsidRPr="00451329">
        <w:rPr>
          <w:lang w:val="en-US"/>
        </w:rPr>
        <w:t>hang.out.</w:t>
      </w:r>
      <w:r w:rsidRPr="00451329">
        <w:rPr>
          <w:smallCaps/>
          <w:lang w:val="en-US"/>
        </w:rPr>
        <w:t>imp.2sg</w:t>
      </w:r>
      <w:r w:rsidRPr="00451329">
        <w:rPr>
          <w:lang w:val="en-US"/>
        </w:rPr>
        <w:tab/>
        <w:t>the.clothes</w:t>
      </w:r>
      <w:r w:rsidRPr="00451329">
        <w:rPr>
          <w:lang w:val="en-US"/>
        </w:rPr>
        <w:tab/>
        <w:t>wet</w:t>
      </w:r>
    </w:p>
    <w:p w14:paraId="6D5A2C54" w14:textId="77777777" w:rsidR="00454BDB" w:rsidRPr="00451329" w:rsidRDefault="00454BDB" w:rsidP="00E558A6">
      <w:pPr>
        <w:spacing w:line="276" w:lineRule="auto"/>
        <w:ind w:firstLine="643"/>
        <w:rPr>
          <w:lang w:val="en-US"/>
        </w:rPr>
      </w:pPr>
      <w:r w:rsidRPr="00451329">
        <w:rPr>
          <w:lang w:val="en-US"/>
        </w:rPr>
        <w:t>‘Go and hang out the washing.’ (Ledgeway 1997: 230)</w:t>
      </w:r>
    </w:p>
    <w:p w14:paraId="37638575" w14:textId="77777777" w:rsidR="00454BDB" w:rsidRPr="00451329" w:rsidRDefault="00454BDB" w:rsidP="00E558A6">
      <w:pPr>
        <w:spacing w:line="276" w:lineRule="auto"/>
        <w:rPr>
          <w:lang w:val="en-US"/>
        </w:rPr>
      </w:pPr>
    </w:p>
    <w:p w14:paraId="0003A58F" w14:textId="77777777" w:rsidR="00454BDB" w:rsidRPr="00451329" w:rsidRDefault="00454BDB" w:rsidP="00E558A6">
      <w:pPr>
        <w:spacing w:line="276" w:lineRule="auto"/>
        <w:rPr>
          <w:lang w:val="en-US"/>
        </w:rPr>
      </w:pPr>
      <w:r w:rsidRPr="00451329">
        <w:rPr>
          <w:lang w:val="en-US"/>
        </w:rPr>
        <w:t>(7)</w:t>
      </w:r>
      <w:r w:rsidRPr="00451329">
        <w:rPr>
          <w:lang w:val="en-US"/>
        </w:rPr>
        <w:tab/>
        <w:t>a.</w:t>
      </w:r>
      <w:r w:rsidRPr="00451329">
        <w:rPr>
          <w:lang w:val="en-US"/>
        </w:rPr>
        <w:tab/>
      </w:r>
      <w:r w:rsidR="0080303F" w:rsidRPr="00451329">
        <w:rPr>
          <w:lang w:val="en-US"/>
        </w:rPr>
        <w:t>V</w:t>
      </w:r>
      <w:r w:rsidRPr="00451329">
        <w:rPr>
          <w:lang w:val="en-US"/>
        </w:rPr>
        <w:t>a!</w:t>
      </w:r>
    </w:p>
    <w:p w14:paraId="26F32070" w14:textId="77777777" w:rsidR="00454BDB" w:rsidRPr="00451329" w:rsidRDefault="00454BDB" w:rsidP="00E558A6">
      <w:pPr>
        <w:spacing w:line="276" w:lineRule="auto"/>
        <w:ind w:left="643" w:firstLine="643"/>
        <w:rPr>
          <w:lang w:val="en-US"/>
        </w:rPr>
      </w:pPr>
      <w:r w:rsidRPr="00451329">
        <w:rPr>
          <w:lang w:val="en-US"/>
        </w:rPr>
        <w:t>‘Go!’</w:t>
      </w:r>
    </w:p>
    <w:p w14:paraId="58303916" w14:textId="77777777" w:rsidR="00454BDB" w:rsidRPr="00451329" w:rsidRDefault="00454BDB" w:rsidP="00E558A6">
      <w:pPr>
        <w:spacing w:line="276" w:lineRule="auto"/>
        <w:ind w:firstLine="643"/>
        <w:rPr>
          <w:lang w:val="en-US"/>
        </w:rPr>
      </w:pPr>
      <w:r w:rsidRPr="00451329">
        <w:rPr>
          <w:lang w:val="en-US"/>
        </w:rPr>
        <w:t>b.</w:t>
      </w:r>
      <w:r w:rsidRPr="00451329">
        <w:rPr>
          <w:lang w:val="en-US"/>
        </w:rPr>
        <w:tab/>
      </w:r>
      <w:r w:rsidR="0080303F" w:rsidRPr="00451329">
        <w:rPr>
          <w:lang w:val="en-US"/>
        </w:rPr>
        <w:t>S</w:t>
      </w:r>
      <w:r w:rsidRPr="00451329">
        <w:rPr>
          <w:lang w:val="en-US"/>
        </w:rPr>
        <w:t>panne 'epanne nfuse!</w:t>
      </w:r>
    </w:p>
    <w:p w14:paraId="4D0AE4D5" w14:textId="77777777" w:rsidR="00454BDB" w:rsidRPr="00451329" w:rsidRDefault="00454BDB" w:rsidP="00E558A6">
      <w:pPr>
        <w:spacing w:line="276" w:lineRule="auto"/>
        <w:ind w:left="643" w:firstLine="643"/>
        <w:rPr>
          <w:lang w:val="en-US"/>
        </w:rPr>
      </w:pPr>
      <w:r w:rsidRPr="00451329">
        <w:rPr>
          <w:lang w:val="en-US"/>
        </w:rPr>
        <w:t>‘Hang out the washing!’ (Ledgeway 1997:</w:t>
      </w:r>
      <w:r w:rsidR="0080303F" w:rsidRPr="00451329">
        <w:rPr>
          <w:lang w:val="en-US"/>
        </w:rPr>
        <w:t xml:space="preserve"> </w:t>
      </w:r>
      <w:r w:rsidRPr="00451329">
        <w:rPr>
          <w:lang w:val="en-US"/>
        </w:rPr>
        <w:t>231)</w:t>
      </w:r>
    </w:p>
    <w:p w14:paraId="35F9ADD3" w14:textId="77777777" w:rsidR="00454BDB" w:rsidRPr="00451329" w:rsidRDefault="00454BDB" w:rsidP="00E558A6">
      <w:pPr>
        <w:spacing w:line="276" w:lineRule="auto"/>
        <w:rPr>
          <w:lang w:val="en-US"/>
        </w:rPr>
      </w:pPr>
    </w:p>
    <w:p w14:paraId="468E4773" w14:textId="77777777" w:rsidR="00454BDB" w:rsidRPr="00451329" w:rsidRDefault="00454BDB" w:rsidP="00E558A6">
      <w:pPr>
        <w:spacing w:line="276" w:lineRule="auto"/>
        <w:rPr>
          <w:lang w:val="en-US"/>
        </w:rPr>
      </w:pPr>
      <w:r w:rsidRPr="00451329">
        <w:rPr>
          <w:lang w:val="en-US"/>
        </w:rPr>
        <w:t xml:space="preserve">Most Sicilian dialects make use of a construction with a functional verb (usually of motion), followed by the linking element </w:t>
      </w:r>
      <w:r w:rsidRPr="00451329">
        <w:rPr>
          <w:i/>
          <w:lang w:val="en-US"/>
        </w:rPr>
        <w:t xml:space="preserve">a </w:t>
      </w:r>
      <w:r w:rsidRPr="00451329">
        <w:rPr>
          <w:lang w:val="en-US"/>
        </w:rPr>
        <w:t>and an inflected inflected verb. Cardinaletti &amp; Giusti (2001, 2003) label these structures Inflected Constructions.</w:t>
      </w:r>
      <w:r w:rsidR="0039019F" w:rsidRPr="00451329">
        <w:rPr>
          <w:vertAlign w:val="superscript"/>
        </w:rPr>
        <w:footnoteReference w:id="4"/>
      </w:r>
      <w:r w:rsidRPr="00451329">
        <w:rPr>
          <w:lang w:val="en-US"/>
        </w:rPr>
        <w:t xml:space="preserve"> They are “..similar to what is generally known as ‘Serial Verb Construction’ in other la</w:t>
      </w:r>
      <w:r w:rsidR="00D6596E" w:rsidRPr="00451329">
        <w:rPr>
          <w:lang w:val="en-US"/>
        </w:rPr>
        <w:t>nguage families (cf. Aikhenvald</w:t>
      </w:r>
      <w:r w:rsidRPr="00451329">
        <w:rPr>
          <w:lang w:val="en-US"/>
        </w:rPr>
        <w:t xml:space="preserve"> 2006), in which the two verbs (V1 and V2) share the same inflection for Tense and person […]” (Di Caro &amp; Giusti 2015: 392). The examples in (8) from the dialect spoken in Delia (Caltanissetta) are considered by Di Caro &amp; Giusti (2015) as monoclausal constructions with a functional verb, in opposition to their infinitival counterparts (9), which are the only option in standard Italian (10) and are biclausal constructions:</w:t>
      </w:r>
    </w:p>
    <w:p w14:paraId="5B57F1C6" w14:textId="77777777" w:rsidR="00454BDB" w:rsidRPr="00451329" w:rsidRDefault="00454BDB" w:rsidP="00E558A6">
      <w:pPr>
        <w:spacing w:line="276" w:lineRule="auto"/>
        <w:rPr>
          <w:lang w:val="en-US"/>
        </w:rPr>
      </w:pPr>
    </w:p>
    <w:p w14:paraId="57E32174" w14:textId="77777777" w:rsidR="00454BDB" w:rsidRPr="00451329" w:rsidRDefault="00454BDB" w:rsidP="00E558A6">
      <w:pPr>
        <w:spacing w:line="276" w:lineRule="auto"/>
        <w:rPr>
          <w:lang w:val="en-US"/>
        </w:rPr>
      </w:pPr>
      <w:r w:rsidRPr="00451329">
        <w:rPr>
          <w:lang w:val="en-US"/>
        </w:rPr>
        <w:t>(8)</w:t>
      </w:r>
      <w:r w:rsidRPr="00451329">
        <w:rPr>
          <w:lang w:val="en-US"/>
        </w:rPr>
        <w:tab/>
        <w:t>La</w:t>
      </w:r>
      <w:r w:rsidRPr="00451329">
        <w:rPr>
          <w:lang w:val="en-US"/>
        </w:rPr>
        <w:tab/>
        <w:t>sira</w:t>
      </w:r>
      <w:r w:rsidRPr="00451329">
        <w:rPr>
          <w:lang w:val="en-US"/>
        </w:rPr>
        <w:tab/>
      </w:r>
      <w:r w:rsidRPr="00451329">
        <w:rPr>
          <w:lang w:val="en-US"/>
        </w:rPr>
        <w:tab/>
        <w:t>mi</w:t>
      </w:r>
      <w:r w:rsidRPr="00451329">
        <w:rPr>
          <w:lang w:val="en-US"/>
        </w:rPr>
        <w:tab/>
      </w:r>
      <w:r w:rsidRPr="00451329">
        <w:rPr>
          <w:lang w:val="en-US"/>
        </w:rPr>
        <w:tab/>
        <w:t>veni</w:t>
      </w:r>
      <w:r w:rsidRPr="00451329">
        <w:rPr>
          <w:lang w:val="en-US"/>
        </w:rPr>
        <w:tab/>
      </w:r>
      <w:r w:rsidRPr="00451329">
        <w:rPr>
          <w:lang w:val="en-US"/>
        </w:rPr>
        <w:tab/>
        <w:t>a</w:t>
      </w:r>
      <w:r w:rsidRPr="00451329">
        <w:rPr>
          <w:lang w:val="en-US"/>
        </w:rPr>
        <w:tab/>
        <w:t>ccunta</w:t>
      </w:r>
      <w:r w:rsidRPr="00451329">
        <w:rPr>
          <w:lang w:val="en-US"/>
        </w:rPr>
        <w:tab/>
      </w:r>
      <w:r w:rsidR="0080303F" w:rsidRPr="00451329">
        <w:rPr>
          <w:lang w:val="en-US"/>
        </w:rPr>
        <w:tab/>
      </w:r>
      <w:r w:rsidRPr="00451329">
        <w:rPr>
          <w:lang w:val="en-US"/>
        </w:rPr>
        <w:t xml:space="preserve">du </w:t>
      </w:r>
      <w:r w:rsidRPr="00451329">
        <w:rPr>
          <w:lang w:val="en-US"/>
        </w:rPr>
        <w:tab/>
        <w:t>cosi.</w:t>
      </w:r>
    </w:p>
    <w:p w14:paraId="3F8747E4" w14:textId="77777777" w:rsidR="00454BDB" w:rsidRPr="00451329" w:rsidRDefault="00454BDB" w:rsidP="00E558A6">
      <w:pPr>
        <w:spacing w:line="276" w:lineRule="auto"/>
        <w:ind w:firstLine="643"/>
        <w:rPr>
          <w:lang w:val="en-US"/>
        </w:rPr>
      </w:pPr>
      <w:r w:rsidRPr="00451329">
        <w:rPr>
          <w:lang w:val="en-US"/>
        </w:rPr>
        <w:t>the</w:t>
      </w:r>
      <w:r w:rsidRPr="00451329">
        <w:rPr>
          <w:lang w:val="en-US"/>
        </w:rPr>
        <w:tab/>
        <w:t>evening</w:t>
      </w:r>
      <w:r w:rsidRPr="00451329">
        <w:rPr>
          <w:lang w:val="en-US"/>
        </w:rPr>
        <w:tab/>
        <w:t>to.me</w:t>
      </w:r>
      <w:r w:rsidRPr="00451329">
        <w:rPr>
          <w:smallCaps/>
          <w:lang w:val="en-US"/>
        </w:rPr>
        <w:t>(cl)</w:t>
      </w:r>
      <w:r w:rsidRPr="00451329">
        <w:rPr>
          <w:lang w:val="en-US"/>
        </w:rPr>
        <w:tab/>
        <w:t>come.</w:t>
      </w:r>
      <w:r w:rsidRPr="00451329">
        <w:rPr>
          <w:smallCaps/>
          <w:lang w:val="en-US"/>
        </w:rPr>
        <w:t>3sg</w:t>
      </w:r>
      <w:r w:rsidRPr="00451329">
        <w:rPr>
          <w:lang w:val="en-US"/>
        </w:rPr>
        <w:tab/>
        <w:t>to</w:t>
      </w:r>
      <w:r w:rsidRPr="00451329">
        <w:rPr>
          <w:i/>
          <w:lang w:val="en-US"/>
        </w:rPr>
        <w:tab/>
      </w:r>
      <w:r w:rsidRPr="00451329">
        <w:rPr>
          <w:lang w:val="en-US"/>
        </w:rPr>
        <w:t>tell.</w:t>
      </w:r>
      <w:r w:rsidRPr="00451329">
        <w:rPr>
          <w:smallCaps/>
          <w:lang w:val="en-US"/>
        </w:rPr>
        <w:t>3sg</w:t>
      </w:r>
      <w:r w:rsidRPr="00451329">
        <w:rPr>
          <w:smallCaps/>
          <w:lang w:val="en-US"/>
        </w:rPr>
        <w:tab/>
      </w:r>
      <w:r w:rsidRPr="00451329">
        <w:rPr>
          <w:lang w:val="en-US"/>
        </w:rPr>
        <w:t>two</w:t>
      </w:r>
      <w:r w:rsidRPr="00451329">
        <w:rPr>
          <w:lang w:val="en-US"/>
        </w:rPr>
        <w:tab/>
        <w:t>things</w:t>
      </w:r>
    </w:p>
    <w:p w14:paraId="43DDCD1F" w14:textId="77777777" w:rsidR="00454BDB" w:rsidRPr="00451329" w:rsidRDefault="00454BDB" w:rsidP="00E558A6">
      <w:pPr>
        <w:spacing w:line="276" w:lineRule="auto"/>
        <w:ind w:firstLine="643"/>
        <w:rPr>
          <w:lang w:val="en-US"/>
        </w:rPr>
      </w:pPr>
      <w:r w:rsidRPr="00451329">
        <w:rPr>
          <w:lang w:val="en-US"/>
        </w:rPr>
        <w:t>‘He comes to tell me some stories at night.’</w:t>
      </w:r>
    </w:p>
    <w:p w14:paraId="2F12E931" w14:textId="77777777" w:rsidR="00454BDB" w:rsidRPr="00451329" w:rsidRDefault="00454BDB" w:rsidP="00E558A6">
      <w:pPr>
        <w:spacing w:line="276" w:lineRule="auto"/>
        <w:rPr>
          <w:lang w:val="en-US"/>
        </w:rPr>
      </w:pPr>
    </w:p>
    <w:p w14:paraId="0388C8DB" w14:textId="77777777" w:rsidR="00454BDB" w:rsidRPr="00451329" w:rsidRDefault="00454BDB" w:rsidP="00E558A6">
      <w:pPr>
        <w:spacing w:line="276" w:lineRule="auto"/>
        <w:rPr>
          <w:lang w:val="en-US"/>
        </w:rPr>
      </w:pPr>
      <w:r w:rsidRPr="00451329">
        <w:rPr>
          <w:lang w:val="en-US"/>
        </w:rPr>
        <w:t>(9)</w:t>
      </w:r>
      <w:r w:rsidRPr="00451329">
        <w:rPr>
          <w:lang w:val="en-US"/>
        </w:rPr>
        <w:tab/>
        <w:t>La</w:t>
      </w:r>
      <w:r w:rsidRPr="00451329">
        <w:rPr>
          <w:lang w:val="en-US"/>
        </w:rPr>
        <w:tab/>
        <w:t>sira</w:t>
      </w:r>
      <w:r w:rsidRPr="00451329">
        <w:rPr>
          <w:lang w:val="en-US"/>
        </w:rPr>
        <w:tab/>
      </w:r>
      <w:r w:rsidRPr="00451329">
        <w:rPr>
          <w:lang w:val="en-US"/>
        </w:rPr>
        <w:tab/>
        <w:t>mi</w:t>
      </w:r>
      <w:r w:rsidRPr="00451329">
        <w:rPr>
          <w:lang w:val="en-US"/>
        </w:rPr>
        <w:tab/>
      </w:r>
      <w:r w:rsidRPr="00451329">
        <w:rPr>
          <w:lang w:val="en-US"/>
        </w:rPr>
        <w:tab/>
        <w:t xml:space="preserve">veni </w:t>
      </w:r>
      <w:r w:rsidRPr="00451329">
        <w:rPr>
          <w:lang w:val="en-US"/>
        </w:rPr>
        <w:tab/>
      </w:r>
      <w:r w:rsidRPr="00451329">
        <w:rPr>
          <w:lang w:val="en-US"/>
        </w:rPr>
        <w:tab/>
        <w:t>a</w:t>
      </w:r>
      <w:r w:rsidRPr="00451329">
        <w:rPr>
          <w:lang w:val="en-US"/>
        </w:rPr>
        <w:tab/>
        <w:t>ccuntari</w:t>
      </w:r>
      <w:r w:rsidRPr="00451329">
        <w:rPr>
          <w:lang w:val="en-US"/>
        </w:rPr>
        <w:tab/>
        <w:t xml:space="preserve">du </w:t>
      </w:r>
      <w:r w:rsidRPr="00451329">
        <w:rPr>
          <w:lang w:val="en-US"/>
        </w:rPr>
        <w:tab/>
        <w:t xml:space="preserve">cosi. </w:t>
      </w:r>
    </w:p>
    <w:p w14:paraId="318E3B0C" w14:textId="77777777" w:rsidR="00454BDB" w:rsidRPr="00451329" w:rsidRDefault="00454BDB" w:rsidP="00E558A6">
      <w:pPr>
        <w:spacing w:line="276" w:lineRule="auto"/>
        <w:ind w:left="300" w:right="395" w:firstLine="300"/>
        <w:jc w:val="both"/>
        <w:rPr>
          <w:lang w:val="en-US"/>
        </w:rPr>
      </w:pPr>
      <w:r w:rsidRPr="00451329">
        <w:rPr>
          <w:lang w:val="en-US"/>
        </w:rPr>
        <w:t>the</w:t>
      </w:r>
      <w:r w:rsidRPr="00451329">
        <w:rPr>
          <w:lang w:val="en-US"/>
        </w:rPr>
        <w:tab/>
        <w:t>evening</w:t>
      </w:r>
      <w:r w:rsidRPr="00451329">
        <w:rPr>
          <w:lang w:val="en-US"/>
        </w:rPr>
        <w:tab/>
        <w:t>to.me</w:t>
      </w:r>
      <w:r w:rsidRPr="00451329">
        <w:rPr>
          <w:smallCaps/>
          <w:lang w:val="en-US"/>
        </w:rPr>
        <w:t>(cl)</w:t>
      </w:r>
      <w:r w:rsidRPr="00451329">
        <w:rPr>
          <w:lang w:val="en-US"/>
        </w:rPr>
        <w:tab/>
        <w:t>come.</w:t>
      </w:r>
      <w:r w:rsidRPr="00451329">
        <w:rPr>
          <w:smallCaps/>
          <w:lang w:val="en-US"/>
        </w:rPr>
        <w:t>3sg</w:t>
      </w:r>
      <w:r w:rsidRPr="00451329">
        <w:rPr>
          <w:lang w:val="en-US"/>
        </w:rPr>
        <w:tab/>
        <w:t>to</w:t>
      </w:r>
      <w:r w:rsidRPr="00451329">
        <w:rPr>
          <w:lang w:val="en-US"/>
        </w:rPr>
        <w:tab/>
        <w:t>tell.</w:t>
      </w:r>
      <w:r w:rsidRPr="00451329">
        <w:rPr>
          <w:smallCaps/>
          <w:lang w:val="en-US"/>
        </w:rPr>
        <w:t>inf</w:t>
      </w:r>
      <w:r w:rsidRPr="00451329">
        <w:rPr>
          <w:smallCaps/>
          <w:lang w:val="en-US"/>
        </w:rPr>
        <w:tab/>
      </w:r>
      <w:r w:rsidRPr="00451329">
        <w:rPr>
          <w:lang w:val="en-US"/>
        </w:rPr>
        <w:t>two</w:t>
      </w:r>
      <w:r w:rsidRPr="00451329">
        <w:rPr>
          <w:lang w:val="en-US"/>
        </w:rPr>
        <w:tab/>
        <w:t>things</w:t>
      </w:r>
    </w:p>
    <w:p w14:paraId="387C0BC2" w14:textId="77777777" w:rsidR="00454BDB" w:rsidRPr="00451329" w:rsidRDefault="00454BDB" w:rsidP="00E558A6">
      <w:pPr>
        <w:spacing w:line="276" w:lineRule="auto"/>
        <w:ind w:right="395"/>
        <w:jc w:val="both"/>
        <w:rPr>
          <w:lang w:val="en-US"/>
        </w:rPr>
      </w:pPr>
    </w:p>
    <w:p w14:paraId="09DBE77F" w14:textId="77777777" w:rsidR="00454BDB" w:rsidRPr="00451329" w:rsidRDefault="00454BDB" w:rsidP="00E558A6">
      <w:pPr>
        <w:spacing w:line="276" w:lineRule="auto"/>
        <w:ind w:right="395"/>
        <w:jc w:val="both"/>
        <w:rPr>
          <w:lang w:val="en-US"/>
        </w:rPr>
      </w:pPr>
      <w:r w:rsidRPr="00451329">
        <w:rPr>
          <w:lang w:val="en-US"/>
        </w:rPr>
        <w:t>(10)</w:t>
      </w:r>
      <w:r w:rsidRPr="00451329">
        <w:rPr>
          <w:lang w:val="en-US"/>
        </w:rPr>
        <w:tab/>
        <w:t>La</w:t>
      </w:r>
      <w:r w:rsidRPr="00451329">
        <w:rPr>
          <w:lang w:val="en-US"/>
        </w:rPr>
        <w:tab/>
        <w:t>sera</w:t>
      </w:r>
      <w:r w:rsidRPr="00451329">
        <w:rPr>
          <w:lang w:val="en-US"/>
        </w:rPr>
        <w:tab/>
      </w:r>
      <w:r w:rsidRPr="00451329">
        <w:rPr>
          <w:lang w:val="en-US"/>
        </w:rPr>
        <w:tab/>
        <w:t>mi</w:t>
      </w:r>
      <w:r w:rsidRPr="00451329">
        <w:rPr>
          <w:lang w:val="en-US"/>
        </w:rPr>
        <w:tab/>
      </w:r>
      <w:r w:rsidRPr="00451329">
        <w:rPr>
          <w:lang w:val="en-US"/>
        </w:rPr>
        <w:tab/>
        <w:t xml:space="preserve">viene </w:t>
      </w:r>
      <w:r w:rsidRPr="00451329">
        <w:rPr>
          <w:lang w:val="en-US"/>
        </w:rPr>
        <w:tab/>
      </w:r>
      <w:r w:rsidRPr="00451329">
        <w:rPr>
          <w:lang w:val="en-US"/>
        </w:rPr>
        <w:tab/>
        <w:t xml:space="preserve">a </w:t>
      </w:r>
      <w:r w:rsidRPr="00451329">
        <w:rPr>
          <w:lang w:val="en-US"/>
        </w:rPr>
        <w:tab/>
        <w:t>raccontare/*racconta</w:t>
      </w:r>
      <w:r w:rsidRPr="00451329">
        <w:rPr>
          <w:lang w:val="en-US"/>
        </w:rPr>
        <w:tab/>
        <w:t>delle</w:t>
      </w:r>
      <w:r w:rsidRPr="00451329">
        <w:rPr>
          <w:lang w:val="en-US"/>
        </w:rPr>
        <w:tab/>
        <w:t>storie.</w:t>
      </w:r>
    </w:p>
    <w:p w14:paraId="544CBAB1" w14:textId="77777777" w:rsidR="00454BDB" w:rsidRPr="00451329" w:rsidRDefault="00454BDB" w:rsidP="00E558A6">
      <w:pPr>
        <w:spacing w:line="276" w:lineRule="auto"/>
        <w:ind w:left="300" w:right="395" w:firstLine="300"/>
        <w:jc w:val="both"/>
        <w:rPr>
          <w:lang w:val="en-US"/>
        </w:rPr>
      </w:pPr>
      <w:r w:rsidRPr="00451329">
        <w:rPr>
          <w:lang w:val="en-US"/>
        </w:rPr>
        <w:t>the</w:t>
      </w:r>
      <w:r w:rsidRPr="00451329">
        <w:rPr>
          <w:lang w:val="en-US"/>
        </w:rPr>
        <w:tab/>
        <w:t>evening</w:t>
      </w:r>
      <w:r w:rsidRPr="00451329">
        <w:rPr>
          <w:lang w:val="en-US"/>
        </w:rPr>
        <w:tab/>
        <w:t>to.me</w:t>
      </w:r>
      <w:r w:rsidRPr="00451329">
        <w:rPr>
          <w:smallCaps/>
          <w:lang w:val="en-US"/>
        </w:rPr>
        <w:t>(cl)</w:t>
      </w:r>
      <w:r w:rsidRPr="00451329">
        <w:rPr>
          <w:smallCaps/>
          <w:lang w:val="en-US"/>
        </w:rPr>
        <w:tab/>
      </w:r>
      <w:r w:rsidRPr="00451329">
        <w:rPr>
          <w:lang w:val="en-US"/>
        </w:rPr>
        <w:t>come.</w:t>
      </w:r>
      <w:r w:rsidRPr="00451329">
        <w:rPr>
          <w:smallCaps/>
          <w:lang w:val="en-US"/>
        </w:rPr>
        <w:t>3sg</w:t>
      </w:r>
      <w:r w:rsidRPr="00451329">
        <w:rPr>
          <w:lang w:val="en-US"/>
        </w:rPr>
        <w:tab/>
        <w:t>to</w:t>
      </w:r>
      <w:r w:rsidRPr="00451329">
        <w:rPr>
          <w:lang w:val="en-US"/>
        </w:rPr>
        <w:tab/>
        <w:t>tell.</w:t>
      </w:r>
      <w:r w:rsidRPr="00451329">
        <w:rPr>
          <w:smallCaps/>
          <w:lang w:val="en-US"/>
        </w:rPr>
        <w:t>inf</w:t>
      </w:r>
      <w:r w:rsidRPr="00451329">
        <w:rPr>
          <w:lang w:val="en-US"/>
        </w:rPr>
        <w:t>/tell.</w:t>
      </w:r>
      <w:r w:rsidRPr="00451329">
        <w:rPr>
          <w:smallCaps/>
          <w:lang w:val="en-US"/>
        </w:rPr>
        <w:t>3sg</w:t>
      </w:r>
      <w:r w:rsidRPr="00451329">
        <w:rPr>
          <w:smallCaps/>
          <w:lang w:val="en-US"/>
        </w:rPr>
        <w:tab/>
      </w:r>
      <w:r w:rsidRPr="00451329">
        <w:rPr>
          <w:smallCaps/>
          <w:lang w:val="en-US"/>
        </w:rPr>
        <w:tab/>
      </w:r>
      <w:r w:rsidRPr="00451329">
        <w:rPr>
          <w:smallCaps/>
          <w:lang w:val="en-US"/>
        </w:rPr>
        <w:tab/>
      </w:r>
      <w:r w:rsidRPr="00451329">
        <w:rPr>
          <w:lang w:val="en-US"/>
        </w:rPr>
        <w:t>some</w:t>
      </w:r>
      <w:r w:rsidRPr="00451329">
        <w:rPr>
          <w:lang w:val="en-US"/>
        </w:rPr>
        <w:tab/>
        <w:t>stories</w:t>
      </w:r>
    </w:p>
    <w:p w14:paraId="1EA3040D" w14:textId="77777777" w:rsidR="00454BDB" w:rsidRPr="00451329" w:rsidRDefault="00454BDB" w:rsidP="00E558A6">
      <w:pPr>
        <w:spacing w:line="276" w:lineRule="auto"/>
        <w:ind w:left="300" w:right="395" w:firstLine="300"/>
        <w:jc w:val="both"/>
        <w:rPr>
          <w:lang w:val="en-US"/>
        </w:rPr>
      </w:pPr>
      <w:r w:rsidRPr="00451329">
        <w:rPr>
          <w:lang w:val="en-US"/>
        </w:rPr>
        <w:t>‘He comes to tell me some stories at night.’</w:t>
      </w:r>
      <w:r w:rsidR="0080303F" w:rsidRPr="00451329">
        <w:rPr>
          <w:lang w:val="en-US"/>
        </w:rPr>
        <w:t xml:space="preserve"> </w:t>
      </w:r>
      <w:r w:rsidRPr="00451329">
        <w:rPr>
          <w:lang w:val="en-US"/>
        </w:rPr>
        <w:t xml:space="preserve">(Di Caro &amp; Giusti 2015) </w:t>
      </w:r>
    </w:p>
    <w:p w14:paraId="6EDF21D7" w14:textId="77777777" w:rsidR="0080303F" w:rsidRPr="00451329" w:rsidRDefault="0080303F" w:rsidP="00E558A6">
      <w:pPr>
        <w:spacing w:line="276" w:lineRule="auto"/>
        <w:ind w:right="395"/>
        <w:jc w:val="both"/>
        <w:rPr>
          <w:lang w:val="en-US"/>
        </w:rPr>
      </w:pPr>
    </w:p>
    <w:p w14:paraId="01221B03" w14:textId="77777777" w:rsidR="00454BDB" w:rsidRPr="00451329" w:rsidRDefault="00454BDB" w:rsidP="00E558A6">
      <w:pPr>
        <w:spacing w:line="276" w:lineRule="auto"/>
        <w:ind w:right="395"/>
        <w:jc w:val="both"/>
        <w:rPr>
          <w:lang w:val="en-US"/>
        </w:rPr>
      </w:pPr>
      <w:r w:rsidRPr="00451329">
        <w:rPr>
          <w:lang w:val="en-US"/>
        </w:rPr>
        <w:lastRenderedPageBreak/>
        <w:t>In the present analysis, both the inflected and the infinitival constructions will be analyzed, following the intuition of Manzini &amp; Savoia (2005 1: 688), as biclausal structures: while the inflected construction involves event identification (§3 and §4), the infinitival counterparts do not. The differences in the aspectual reading (see §4) of the two types of progressive construction in Conversanese will confirm this analysis.</w:t>
      </w:r>
    </w:p>
    <w:p w14:paraId="1472F6C4" w14:textId="77777777" w:rsidR="00454BDB" w:rsidRPr="00451329" w:rsidRDefault="0080303F" w:rsidP="00E558A6">
      <w:pPr>
        <w:spacing w:line="276" w:lineRule="auto"/>
        <w:ind w:right="395" w:firstLine="708"/>
        <w:jc w:val="both"/>
        <w:rPr>
          <w:lang w:val="en-US"/>
        </w:rPr>
      </w:pPr>
      <w:r w:rsidRPr="00451329">
        <w:rPr>
          <w:lang w:val="en-US"/>
        </w:rPr>
        <w:t>Manzini &amp; Savoia (2005 I: 688–</w:t>
      </w:r>
      <w:r w:rsidR="00454BDB" w:rsidRPr="00451329">
        <w:rPr>
          <w:lang w:val="en-US"/>
        </w:rPr>
        <w:t>689) propose an event identification analysis for all the aspectual constructions with finite verbs found in Apulian, Calabrian and Sicilian varieties. These aspectual constructions are found with different matrix verbs: progressive (</w:t>
      </w:r>
      <w:r w:rsidR="00454BDB" w:rsidRPr="00451329">
        <w:rPr>
          <w:i/>
          <w:lang w:val="en-US"/>
        </w:rPr>
        <w:t>stay</w:t>
      </w:r>
      <w:r w:rsidR="00454BDB" w:rsidRPr="00451329">
        <w:rPr>
          <w:lang w:val="en-US"/>
        </w:rPr>
        <w:t>) in (11), motion verbs (</w:t>
      </w:r>
      <w:r w:rsidR="00454BDB" w:rsidRPr="00451329">
        <w:rPr>
          <w:i/>
          <w:lang w:val="en-US"/>
        </w:rPr>
        <w:t>go</w:t>
      </w:r>
      <w:r w:rsidR="00454BDB" w:rsidRPr="00451329">
        <w:rPr>
          <w:lang w:val="en-US"/>
        </w:rPr>
        <w:t xml:space="preserve">, </w:t>
      </w:r>
      <w:r w:rsidR="00454BDB" w:rsidRPr="00451329">
        <w:rPr>
          <w:i/>
          <w:lang w:val="en-US"/>
        </w:rPr>
        <w:t>come</w:t>
      </w:r>
      <w:r w:rsidR="00454BDB" w:rsidRPr="00451329">
        <w:rPr>
          <w:lang w:val="en-US"/>
        </w:rPr>
        <w:t>) in (12), and modals (</w:t>
      </w:r>
      <w:r w:rsidR="00454BDB" w:rsidRPr="00451329">
        <w:rPr>
          <w:i/>
          <w:lang w:val="en-US"/>
        </w:rPr>
        <w:t>want</w:t>
      </w:r>
      <w:r w:rsidR="00454BDB" w:rsidRPr="00451329">
        <w:rPr>
          <w:lang w:val="en-US"/>
        </w:rPr>
        <w:t xml:space="preserve">, </w:t>
      </w:r>
      <w:r w:rsidR="00454BDB" w:rsidRPr="00451329">
        <w:rPr>
          <w:i/>
          <w:lang w:val="en-US"/>
        </w:rPr>
        <w:t>will</w:t>
      </w:r>
      <w:r w:rsidR="00454BDB" w:rsidRPr="00451329">
        <w:rPr>
          <w:lang w:val="en-US"/>
        </w:rPr>
        <w:t xml:space="preserve">, </w:t>
      </w:r>
      <w:r w:rsidR="00454BDB" w:rsidRPr="00451329">
        <w:rPr>
          <w:i/>
          <w:lang w:val="en-US"/>
        </w:rPr>
        <w:t>must</w:t>
      </w:r>
      <w:r w:rsidR="00454BDB" w:rsidRPr="00451329">
        <w:rPr>
          <w:lang w:val="en-US"/>
        </w:rPr>
        <w:t>) in (13).</w:t>
      </w:r>
    </w:p>
    <w:p w14:paraId="19718B48" w14:textId="77777777" w:rsidR="00454BDB" w:rsidRPr="00451329" w:rsidRDefault="00454BDB" w:rsidP="00E558A6">
      <w:pPr>
        <w:pStyle w:val="ab"/>
        <w:spacing w:line="276" w:lineRule="auto"/>
        <w:ind w:left="0" w:right="397"/>
        <w:jc w:val="both"/>
        <w:rPr>
          <w:rFonts w:ascii="Times New Roman" w:hAnsi="Times New Roman" w:cs="Times New Roman"/>
          <w:lang w:val="en-US"/>
        </w:rPr>
      </w:pPr>
    </w:p>
    <w:p w14:paraId="33F9127A" w14:textId="77777777" w:rsidR="0080303F" w:rsidRPr="00451329" w:rsidRDefault="00454BDB" w:rsidP="00E558A6">
      <w:pPr>
        <w:spacing w:line="276" w:lineRule="auto"/>
        <w:ind w:right="397"/>
        <w:jc w:val="both"/>
        <w:rPr>
          <w:lang w:val="en-US"/>
        </w:rPr>
      </w:pPr>
      <w:r w:rsidRPr="00451329">
        <w:rPr>
          <w:lang w:val="en-US"/>
        </w:rPr>
        <w:t>(11)</w:t>
      </w:r>
      <w:r w:rsidRPr="00451329">
        <w:rPr>
          <w:lang w:val="en-US"/>
        </w:rPr>
        <w:tab/>
      </w:r>
      <w:r w:rsidR="0080303F" w:rsidRPr="00451329">
        <w:rPr>
          <w:lang w:val="en-US"/>
        </w:rPr>
        <w:t>Taranto, Apulia</w:t>
      </w:r>
    </w:p>
    <w:p w14:paraId="75468ED2" w14:textId="77777777" w:rsidR="00454BDB" w:rsidRPr="00451329" w:rsidRDefault="00D6596E" w:rsidP="00E558A6">
      <w:pPr>
        <w:spacing w:line="276" w:lineRule="auto"/>
        <w:ind w:right="397" w:firstLine="600"/>
        <w:jc w:val="both"/>
        <w:rPr>
          <w:lang w:val="en-US"/>
        </w:rPr>
      </w:pPr>
      <w:r w:rsidRPr="00451329">
        <w:rPr>
          <w:lang w:val="en-US"/>
        </w:rPr>
        <w:t>S</w:t>
      </w:r>
      <w:r w:rsidR="00454BDB" w:rsidRPr="00451329">
        <w:rPr>
          <w:lang w:val="en-US"/>
        </w:rPr>
        <w:t>t</w:t>
      </w:r>
      <w:r w:rsidR="00454BDB" w:rsidRPr="00451329">
        <w:rPr>
          <w:rFonts w:eastAsia="Calibri"/>
          <w:lang w:val="en-US"/>
        </w:rPr>
        <w:t>ɔ</w:t>
      </w:r>
      <w:r w:rsidR="00454BDB" w:rsidRPr="00451329">
        <w:rPr>
          <w:lang w:val="en-US"/>
        </w:rPr>
        <w:t>k</w:t>
      </w:r>
      <w:r w:rsidR="00454BDB" w:rsidRPr="00451329">
        <w:rPr>
          <w:lang w:val="en-US"/>
        </w:rPr>
        <w:tab/>
      </w:r>
      <w:r w:rsidR="00454BDB" w:rsidRPr="00451329">
        <w:rPr>
          <w:lang w:val="en-US"/>
        </w:rPr>
        <w:tab/>
        <w:t>a</w:t>
      </w:r>
      <w:r w:rsidR="00454BDB" w:rsidRPr="00451329">
        <w:rPr>
          <w:lang w:val="en-US"/>
        </w:rPr>
        <w:tab/>
        <w:t>bbeiv</w:t>
      </w:r>
      <w:r w:rsidR="00454BDB" w:rsidRPr="00451329">
        <w:rPr>
          <w:rFonts w:eastAsia="Calibri"/>
          <w:lang w:val="en-US"/>
        </w:rPr>
        <w:t>ə</w:t>
      </w:r>
      <w:r w:rsidRPr="00451329">
        <w:rPr>
          <w:rFonts w:eastAsia="Calibri"/>
          <w:lang w:val="en-US"/>
        </w:rPr>
        <w:t>.</w:t>
      </w:r>
      <w:r w:rsidR="00454BDB" w:rsidRPr="00451329">
        <w:rPr>
          <w:rFonts w:eastAsia="Calibri"/>
          <w:lang w:val="en-US"/>
        </w:rPr>
        <w:tab/>
      </w:r>
      <w:r w:rsidR="00454BDB" w:rsidRPr="00451329">
        <w:rPr>
          <w:rFonts w:eastAsia="Calibri"/>
          <w:lang w:val="en-US"/>
        </w:rPr>
        <w:tab/>
      </w:r>
      <w:r w:rsidR="00454BDB" w:rsidRPr="00451329">
        <w:rPr>
          <w:lang w:val="en-US"/>
        </w:rPr>
        <w:t xml:space="preserve"> </w:t>
      </w:r>
    </w:p>
    <w:p w14:paraId="2EE21533" w14:textId="77777777" w:rsidR="00454BDB" w:rsidRPr="00451329" w:rsidRDefault="00454BDB" w:rsidP="00E558A6">
      <w:pPr>
        <w:spacing w:line="276" w:lineRule="auto"/>
        <w:ind w:left="300" w:right="397" w:firstLine="300"/>
        <w:jc w:val="both"/>
        <w:rPr>
          <w:lang w:val="en-US"/>
        </w:rPr>
      </w:pPr>
      <w:r w:rsidRPr="00451329">
        <w:rPr>
          <w:lang w:val="en-US"/>
        </w:rPr>
        <w:t>stay.</w:t>
      </w:r>
      <w:r w:rsidRPr="00451329">
        <w:rPr>
          <w:smallCaps/>
          <w:lang w:val="en-US"/>
        </w:rPr>
        <w:t>1sg</w:t>
      </w:r>
      <w:r w:rsidRPr="00451329">
        <w:rPr>
          <w:lang w:val="en-US"/>
        </w:rPr>
        <w:tab/>
        <w:t>to</w:t>
      </w:r>
      <w:r w:rsidRPr="00451329">
        <w:rPr>
          <w:lang w:val="en-US"/>
        </w:rPr>
        <w:tab/>
        <w:t>drink.</w:t>
      </w:r>
      <w:r w:rsidRPr="00451329">
        <w:rPr>
          <w:smallCaps/>
          <w:lang w:val="en-US"/>
        </w:rPr>
        <w:t>1sg</w:t>
      </w:r>
      <w:r w:rsidRPr="00451329">
        <w:rPr>
          <w:lang w:val="en-US"/>
        </w:rPr>
        <w:tab/>
      </w:r>
      <w:r w:rsidRPr="00451329">
        <w:rPr>
          <w:lang w:val="en-US"/>
        </w:rPr>
        <w:tab/>
      </w:r>
    </w:p>
    <w:p w14:paraId="32540DFC" w14:textId="77777777" w:rsidR="00454BDB" w:rsidRPr="00451329" w:rsidRDefault="00454BDB" w:rsidP="00E558A6">
      <w:pPr>
        <w:spacing w:line="276" w:lineRule="auto"/>
        <w:ind w:left="267" w:right="397" w:firstLine="300"/>
        <w:jc w:val="both"/>
        <w:rPr>
          <w:lang w:val="en-US"/>
        </w:rPr>
      </w:pPr>
      <w:r w:rsidRPr="00451329">
        <w:rPr>
          <w:lang w:val="en-US"/>
        </w:rPr>
        <w:t>‘I am drinking.’</w:t>
      </w:r>
    </w:p>
    <w:p w14:paraId="5DA948D3" w14:textId="77777777" w:rsidR="00454BDB" w:rsidRPr="00451329" w:rsidRDefault="00454BDB" w:rsidP="00E558A6">
      <w:pPr>
        <w:pStyle w:val="ab"/>
        <w:spacing w:line="276" w:lineRule="auto"/>
        <w:ind w:left="1418" w:right="397" w:hanging="851"/>
        <w:jc w:val="both"/>
        <w:rPr>
          <w:rFonts w:ascii="Times New Roman" w:hAnsi="Times New Roman" w:cs="Times New Roman"/>
          <w:lang w:val="en-US"/>
        </w:rPr>
      </w:pPr>
    </w:p>
    <w:p w14:paraId="425B9D0B" w14:textId="77777777" w:rsidR="0080303F" w:rsidRPr="00451329" w:rsidRDefault="00454BDB" w:rsidP="00E558A6">
      <w:pPr>
        <w:spacing w:line="276" w:lineRule="auto"/>
        <w:ind w:right="397"/>
        <w:jc w:val="both"/>
        <w:rPr>
          <w:lang w:val="en-US"/>
        </w:rPr>
      </w:pPr>
      <w:r w:rsidRPr="00451329">
        <w:rPr>
          <w:lang w:val="en-US"/>
        </w:rPr>
        <w:t>(12)</w:t>
      </w:r>
      <w:r w:rsidRPr="00451329">
        <w:rPr>
          <w:lang w:val="en-US"/>
        </w:rPr>
        <w:tab/>
        <w:t>a.</w:t>
      </w:r>
      <w:r w:rsidRPr="00451329">
        <w:rPr>
          <w:lang w:val="en-US"/>
        </w:rPr>
        <w:tab/>
      </w:r>
      <w:r w:rsidR="0080303F" w:rsidRPr="00451329">
        <w:rPr>
          <w:lang w:val="en-US"/>
        </w:rPr>
        <w:t>Minervino Murge, Apulia</w:t>
      </w:r>
    </w:p>
    <w:p w14:paraId="4FA49965" w14:textId="77777777" w:rsidR="00454BDB" w:rsidRPr="00451329" w:rsidRDefault="0080303F" w:rsidP="00E558A6">
      <w:pPr>
        <w:spacing w:line="276" w:lineRule="auto"/>
        <w:ind w:right="397"/>
        <w:jc w:val="both"/>
        <w:rPr>
          <w:lang w:val="en-US"/>
        </w:rPr>
      </w:pPr>
      <w:r w:rsidRPr="00451329">
        <w:rPr>
          <w:lang w:val="en-US"/>
        </w:rPr>
        <w:tab/>
      </w:r>
      <w:r w:rsidR="00454BDB" w:rsidRPr="00451329">
        <w:rPr>
          <w:lang w:val="en-US"/>
        </w:rPr>
        <w:tab/>
      </w:r>
      <w:r w:rsidRPr="00451329">
        <w:rPr>
          <w:lang w:val="en-US"/>
        </w:rPr>
        <w:t>V</w:t>
      </w:r>
      <w:r w:rsidR="00454BDB" w:rsidRPr="00451329">
        <w:rPr>
          <w:lang w:val="en-US"/>
        </w:rPr>
        <w:t>æ</w:t>
      </w:r>
      <w:r w:rsidR="00454BDB" w:rsidRPr="00451329">
        <w:rPr>
          <w:lang w:val="en-US"/>
        </w:rPr>
        <w:tab/>
      </w:r>
      <w:r w:rsidR="00454BDB" w:rsidRPr="00451329">
        <w:rPr>
          <w:lang w:val="en-US"/>
        </w:rPr>
        <w:tab/>
        <w:t>u</w:t>
      </w:r>
      <w:r w:rsidR="00454BDB" w:rsidRPr="00451329">
        <w:rPr>
          <w:lang w:val="en-US"/>
        </w:rPr>
        <w:tab/>
      </w:r>
      <w:r w:rsidRPr="00451329">
        <w:rPr>
          <w:lang w:val="en-US"/>
        </w:rPr>
        <w:tab/>
      </w:r>
      <w:r w:rsidR="00454BDB" w:rsidRPr="00451329">
        <w:rPr>
          <w:lang w:val="en-US"/>
        </w:rPr>
        <w:t>cæm</w:t>
      </w:r>
      <w:r w:rsidR="00454BDB" w:rsidRPr="00451329">
        <w:rPr>
          <w:rFonts w:eastAsia="Calibri"/>
          <w:lang w:val="en-US"/>
        </w:rPr>
        <w:t>ə</w:t>
      </w:r>
      <w:r w:rsidRPr="00451329">
        <w:rPr>
          <w:rFonts w:eastAsia="Calibri"/>
          <w:lang w:val="en-US"/>
        </w:rPr>
        <w:t xml:space="preserve"> .</w:t>
      </w:r>
    </w:p>
    <w:p w14:paraId="789D8ED4" w14:textId="77777777" w:rsidR="00454BDB" w:rsidRPr="00451329" w:rsidRDefault="00454BDB" w:rsidP="00E558A6">
      <w:pPr>
        <w:spacing w:line="276" w:lineRule="auto"/>
        <w:ind w:left="900" w:right="397" w:firstLine="386"/>
        <w:jc w:val="both"/>
        <w:rPr>
          <w:lang w:val="en-US"/>
        </w:rPr>
      </w:pPr>
      <w:r w:rsidRPr="00451329">
        <w:rPr>
          <w:lang w:val="en-US"/>
        </w:rPr>
        <w:t>go.</w:t>
      </w:r>
      <w:r w:rsidRPr="00451329">
        <w:rPr>
          <w:smallCaps/>
          <w:lang w:val="en-US"/>
        </w:rPr>
        <w:t>2sg</w:t>
      </w:r>
      <w:r w:rsidRPr="00451329">
        <w:rPr>
          <w:lang w:val="en-US"/>
        </w:rPr>
        <w:tab/>
        <w:t>him(</w:t>
      </w:r>
      <w:r w:rsidRPr="00451329">
        <w:rPr>
          <w:smallCaps/>
          <w:lang w:val="en-US"/>
        </w:rPr>
        <w:t>cl</w:t>
      </w:r>
      <w:r w:rsidRPr="00451329">
        <w:rPr>
          <w:lang w:val="en-US"/>
        </w:rPr>
        <w:t xml:space="preserve">) </w:t>
      </w:r>
      <w:r w:rsidR="0080303F" w:rsidRPr="00451329">
        <w:rPr>
          <w:lang w:val="en-US"/>
        </w:rPr>
        <w:tab/>
      </w:r>
      <w:r w:rsidRPr="00451329">
        <w:rPr>
          <w:lang w:val="en-US"/>
        </w:rPr>
        <w:t>call.</w:t>
      </w:r>
      <w:r w:rsidRPr="00451329">
        <w:rPr>
          <w:smallCaps/>
          <w:lang w:val="en-US"/>
        </w:rPr>
        <w:t>2sg</w:t>
      </w:r>
      <w:r w:rsidRPr="00451329">
        <w:rPr>
          <w:lang w:val="en-US"/>
        </w:rPr>
        <w:tab/>
      </w:r>
      <w:r w:rsidRPr="00451329">
        <w:rPr>
          <w:lang w:val="en-US"/>
        </w:rPr>
        <w:tab/>
      </w:r>
    </w:p>
    <w:p w14:paraId="4F7D64BC" w14:textId="77777777" w:rsidR="00454BDB" w:rsidRPr="00451329" w:rsidRDefault="00454BDB" w:rsidP="00E558A6">
      <w:pPr>
        <w:spacing w:line="276" w:lineRule="auto"/>
        <w:ind w:left="900" w:right="397" w:firstLine="386"/>
        <w:jc w:val="both"/>
        <w:rPr>
          <w:lang w:val="en-US"/>
        </w:rPr>
      </w:pPr>
      <w:r w:rsidRPr="00451329">
        <w:rPr>
          <w:lang w:val="en-US"/>
        </w:rPr>
        <w:t>‘You go to call him.’</w:t>
      </w:r>
    </w:p>
    <w:p w14:paraId="188E54BE" w14:textId="77777777" w:rsidR="0080303F" w:rsidRPr="00451329" w:rsidRDefault="00454BDB" w:rsidP="00E558A6">
      <w:pPr>
        <w:spacing w:line="276" w:lineRule="auto"/>
        <w:ind w:left="267" w:right="397" w:firstLine="300"/>
        <w:jc w:val="both"/>
        <w:rPr>
          <w:lang w:val="en-US"/>
        </w:rPr>
      </w:pPr>
      <w:r w:rsidRPr="00451329">
        <w:rPr>
          <w:lang w:val="en-US"/>
        </w:rPr>
        <w:t>b.</w:t>
      </w:r>
      <w:r w:rsidRPr="00451329">
        <w:rPr>
          <w:lang w:val="en-US"/>
        </w:rPr>
        <w:tab/>
      </w:r>
      <w:r w:rsidR="0080303F" w:rsidRPr="00451329">
        <w:rPr>
          <w:lang w:val="en-US"/>
        </w:rPr>
        <w:t>Modica, Sicily</w:t>
      </w:r>
    </w:p>
    <w:p w14:paraId="2755CBB3" w14:textId="77777777" w:rsidR="00454BDB" w:rsidRPr="00451329" w:rsidRDefault="0080303F" w:rsidP="00E558A6">
      <w:pPr>
        <w:spacing w:line="276" w:lineRule="auto"/>
        <w:ind w:left="824" w:right="397" w:firstLine="462"/>
        <w:jc w:val="both"/>
        <w:rPr>
          <w:lang w:val="en-US"/>
        </w:rPr>
      </w:pPr>
      <w:r w:rsidRPr="00451329">
        <w:rPr>
          <w:lang w:val="en-US"/>
        </w:rPr>
        <w:t>V</w:t>
      </w:r>
      <w:r w:rsidR="00454BDB" w:rsidRPr="00451329">
        <w:rPr>
          <w:lang w:val="en-US"/>
        </w:rPr>
        <w:t>aju</w:t>
      </w:r>
      <w:r w:rsidR="00454BDB" w:rsidRPr="00451329">
        <w:rPr>
          <w:lang w:val="en-US"/>
        </w:rPr>
        <w:tab/>
      </w:r>
      <w:r w:rsidR="00454BDB" w:rsidRPr="00451329">
        <w:rPr>
          <w:lang w:val="en-US"/>
        </w:rPr>
        <w:tab/>
        <w:t>a</w:t>
      </w:r>
      <w:r w:rsidR="00454BDB" w:rsidRPr="00451329">
        <w:rPr>
          <w:lang w:val="en-US"/>
        </w:rPr>
        <w:tab/>
        <w:t>mma</w:t>
      </w:r>
      <w:r w:rsidR="00454BDB" w:rsidRPr="00451329">
        <w:rPr>
          <w:rFonts w:eastAsia="Calibri"/>
          <w:lang w:val="en-US"/>
        </w:rPr>
        <w:t>ɲ</w:t>
      </w:r>
      <w:r w:rsidR="00454BDB" w:rsidRPr="00451329">
        <w:rPr>
          <w:lang w:val="en-US"/>
        </w:rPr>
        <w:t>t</w:t>
      </w:r>
      <w:r w:rsidR="00454BDB" w:rsidRPr="00451329">
        <w:rPr>
          <w:rFonts w:eastAsia="Calibri"/>
          <w:lang w:val="en-US"/>
        </w:rPr>
        <w:t>ʃ</w:t>
      </w:r>
      <w:r w:rsidRPr="00451329">
        <w:rPr>
          <w:lang w:val="en-US"/>
        </w:rPr>
        <w:t>u.</w:t>
      </w:r>
      <w:r w:rsidR="00454BDB" w:rsidRPr="00451329">
        <w:rPr>
          <w:lang w:val="en-US"/>
        </w:rPr>
        <w:tab/>
      </w:r>
      <w:r w:rsidR="00454BDB" w:rsidRPr="00451329">
        <w:rPr>
          <w:lang w:val="en-US"/>
        </w:rPr>
        <w:tab/>
      </w:r>
      <w:r w:rsidR="00454BDB" w:rsidRPr="00451329">
        <w:rPr>
          <w:lang w:val="en-US"/>
        </w:rPr>
        <w:tab/>
        <w:t xml:space="preserve"> </w:t>
      </w:r>
    </w:p>
    <w:p w14:paraId="2174613B" w14:textId="77777777" w:rsidR="00454BDB" w:rsidRPr="00451329" w:rsidRDefault="00454BDB" w:rsidP="00E558A6">
      <w:pPr>
        <w:spacing w:line="276" w:lineRule="auto"/>
        <w:ind w:left="900" w:right="397" w:firstLine="386"/>
        <w:jc w:val="both"/>
        <w:rPr>
          <w:lang w:val="en-US"/>
        </w:rPr>
      </w:pPr>
      <w:r w:rsidRPr="00451329">
        <w:rPr>
          <w:lang w:val="en-US"/>
        </w:rPr>
        <w:t>go.</w:t>
      </w:r>
      <w:r w:rsidRPr="00451329">
        <w:rPr>
          <w:smallCaps/>
          <w:lang w:val="en-US"/>
        </w:rPr>
        <w:t>1sg</w:t>
      </w:r>
      <w:r w:rsidRPr="00451329">
        <w:rPr>
          <w:smallCaps/>
          <w:lang w:val="en-US"/>
        </w:rPr>
        <w:tab/>
      </w:r>
      <w:r w:rsidRPr="00451329">
        <w:rPr>
          <w:lang w:val="en-US"/>
        </w:rPr>
        <w:t>to</w:t>
      </w:r>
      <w:r w:rsidRPr="00451329">
        <w:rPr>
          <w:lang w:val="en-US"/>
        </w:rPr>
        <w:tab/>
        <w:t>eat.</w:t>
      </w:r>
      <w:r w:rsidRPr="00451329">
        <w:rPr>
          <w:smallCaps/>
          <w:lang w:val="en-US"/>
        </w:rPr>
        <w:t>1sg</w:t>
      </w:r>
    </w:p>
    <w:p w14:paraId="08C2C7B0" w14:textId="77777777" w:rsidR="00454BDB" w:rsidRPr="00451329" w:rsidRDefault="00454BDB" w:rsidP="00E558A6">
      <w:pPr>
        <w:spacing w:line="276" w:lineRule="auto"/>
        <w:ind w:left="1418" w:right="397" w:hanging="132"/>
        <w:jc w:val="both"/>
        <w:rPr>
          <w:lang w:val="en-US"/>
        </w:rPr>
      </w:pPr>
      <w:r w:rsidRPr="00451329">
        <w:rPr>
          <w:lang w:val="en-US"/>
        </w:rPr>
        <w:t xml:space="preserve">‘I go to eat.’ </w:t>
      </w:r>
      <w:r w:rsidRPr="00451329">
        <w:rPr>
          <w:lang w:val="en-US"/>
        </w:rPr>
        <w:tab/>
      </w:r>
      <w:r w:rsidRPr="00451329">
        <w:rPr>
          <w:lang w:val="en-US"/>
        </w:rPr>
        <w:tab/>
      </w:r>
    </w:p>
    <w:p w14:paraId="337367B5" w14:textId="77777777" w:rsidR="0080303F" w:rsidRPr="00451329" w:rsidRDefault="00454BDB" w:rsidP="00E558A6">
      <w:pPr>
        <w:spacing w:line="276" w:lineRule="auto"/>
        <w:ind w:firstLine="643"/>
        <w:rPr>
          <w:lang w:val="en-US"/>
        </w:rPr>
      </w:pPr>
      <w:r w:rsidRPr="00451329">
        <w:rPr>
          <w:lang w:val="en-US"/>
        </w:rPr>
        <w:t>c.</w:t>
      </w:r>
      <w:r w:rsidRPr="00451329">
        <w:rPr>
          <w:lang w:val="en-US"/>
        </w:rPr>
        <w:tab/>
      </w:r>
      <w:r w:rsidR="0080303F" w:rsidRPr="00451329">
        <w:rPr>
          <w:lang w:val="en-US"/>
        </w:rPr>
        <w:t>Umbriatico, Calabria</w:t>
      </w:r>
    </w:p>
    <w:p w14:paraId="6D5E4A24" w14:textId="77777777" w:rsidR="00454BDB" w:rsidRPr="00451329" w:rsidRDefault="0080303F" w:rsidP="00E558A6">
      <w:pPr>
        <w:spacing w:line="276" w:lineRule="auto"/>
        <w:ind w:left="643" w:firstLine="643"/>
        <w:rPr>
          <w:lang w:val="en-US"/>
        </w:rPr>
      </w:pPr>
      <w:r w:rsidRPr="00451329">
        <w:rPr>
          <w:lang w:val="en-US"/>
        </w:rPr>
        <w:t>U</w:t>
      </w:r>
      <w:r w:rsidR="00454BDB" w:rsidRPr="00451329">
        <w:rPr>
          <w:lang w:val="en-US"/>
        </w:rPr>
        <w:tab/>
      </w:r>
      <w:r w:rsidR="00454BDB" w:rsidRPr="00451329">
        <w:rPr>
          <w:lang w:val="en-US"/>
        </w:rPr>
        <w:tab/>
        <w:t>v</w:t>
      </w:r>
      <w:r w:rsidR="00454BDB" w:rsidRPr="00451329">
        <w:rPr>
          <w:rFonts w:eastAsia="Calibri"/>
          <w:lang w:val="en-US"/>
        </w:rPr>
        <w:t>ə</w:t>
      </w:r>
      <w:r w:rsidR="00454BDB" w:rsidRPr="00451329">
        <w:rPr>
          <w:lang w:val="en-US"/>
        </w:rPr>
        <w:t>ju</w:t>
      </w:r>
      <w:r w:rsidR="00454BDB" w:rsidRPr="00451329">
        <w:rPr>
          <w:lang w:val="en-US"/>
        </w:rPr>
        <w:tab/>
      </w:r>
      <w:r w:rsidR="00454BDB" w:rsidRPr="00451329">
        <w:rPr>
          <w:lang w:val="en-US"/>
        </w:rPr>
        <w:tab/>
        <w:t>c</w:t>
      </w:r>
      <w:r w:rsidR="00454BDB" w:rsidRPr="00451329">
        <w:rPr>
          <w:rFonts w:eastAsia="Calibri"/>
          <w:lang w:val="en-US"/>
        </w:rPr>
        <w:t>ə</w:t>
      </w:r>
      <w:r w:rsidRPr="00451329">
        <w:rPr>
          <w:lang w:val="en-US"/>
        </w:rPr>
        <w:t>mu.</w:t>
      </w:r>
    </w:p>
    <w:p w14:paraId="554F3A8B" w14:textId="77777777" w:rsidR="00454BDB" w:rsidRPr="00451329" w:rsidRDefault="00454BDB" w:rsidP="00E558A6">
      <w:pPr>
        <w:spacing w:line="276" w:lineRule="auto"/>
        <w:ind w:left="643" w:firstLine="643"/>
        <w:rPr>
          <w:lang w:val="en-US"/>
        </w:rPr>
      </w:pPr>
      <w:r w:rsidRPr="00451329">
        <w:rPr>
          <w:lang w:val="en-US"/>
        </w:rPr>
        <w:t>him</w:t>
      </w:r>
      <w:r w:rsidRPr="00451329">
        <w:rPr>
          <w:lang w:val="en-US"/>
        </w:rPr>
        <w:tab/>
        <w:t>go.</w:t>
      </w:r>
      <w:r w:rsidRPr="00451329">
        <w:rPr>
          <w:smallCaps/>
          <w:lang w:val="en-US"/>
        </w:rPr>
        <w:t>1sg</w:t>
      </w:r>
      <w:r w:rsidRPr="00451329">
        <w:rPr>
          <w:lang w:val="en-US"/>
        </w:rPr>
        <w:tab/>
        <w:t>call.</w:t>
      </w:r>
      <w:r w:rsidRPr="00451329">
        <w:rPr>
          <w:smallCaps/>
          <w:lang w:val="en-US"/>
        </w:rPr>
        <w:t>1sg</w:t>
      </w:r>
    </w:p>
    <w:p w14:paraId="5B85BCE3" w14:textId="77777777" w:rsidR="00454BDB" w:rsidRPr="00451329" w:rsidRDefault="00454BDB" w:rsidP="00E558A6">
      <w:pPr>
        <w:spacing w:line="276" w:lineRule="auto"/>
        <w:ind w:left="643" w:firstLine="643"/>
        <w:rPr>
          <w:lang w:val="en-US"/>
        </w:rPr>
      </w:pPr>
      <w:r w:rsidRPr="00451329">
        <w:rPr>
          <w:lang w:val="en-US"/>
        </w:rPr>
        <w:t>‘I go to call him.’</w:t>
      </w:r>
    </w:p>
    <w:p w14:paraId="34AC3ADD" w14:textId="77777777" w:rsidR="00454BDB" w:rsidRPr="00451329" w:rsidRDefault="00454BDB" w:rsidP="00E558A6">
      <w:pPr>
        <w:spacing w:line="276" w:lineRule="auto"/>
        <w:rPr>
          <w:lang w:val="en-US"/>
        </w:rPr>
      </w:pPr>
    </w:p>
    <w:p w14:paraId="4E5B076D" w14:textId="77777777" w:rsidR="0080303F" w:rsidRPr="00451329" w:rsidRDefault="0080303F" w:rsidP="00E558A6">
      <w:pPr>
        <w:spacing w:line="276" w:lineRule="auto"/>
        <w:rPr>
          <w:lang w:val="en-US"/>
        </w:rPr>
      </w:pPr>
      <w:r w:rsidRPr="00451329">
        <w:rPr>
          <w:lang w:val="en-US"/>
        </w:rPr>
        <w:t>(13)</w:t>
      </w:r>
      <w:r w:rsidRPr="00451329">
        <w:rPr>
          <w:lang w:val="en-US"/>
        </w:rPr>
        <w:tab/>
      </w:r>
      <w:r w:rsidR="00454BDB" w:rsidRPr="00451329">
        <w:rPr>
          <w:lang w:val="en-US"/>
        </w:rPr>
        <w:t>a.</w:t>
      </w:r>
      <w:r w:rsidR="00454BDB" w:rsidRPr="00451329">
        <w:rPr>
          <w:lang w:val="en-US"/>
        </w:rPr>
        <w:tab/>
      </w:r>
      <w:r w:rsidRPr="00451329">
        <w:rPr>
          <w:lang w:val="en-US"/>
        </w:rPr>
        <w:t>Brindisi, Apulia</w:t>
      </w:r>
    </w:p>
    <w:p w14:paraId="1538C3F5" w14:textId="77777777" w:rsidR="00454BDB" w:rsidRPr="00451329" w:rsidRDefault="0080303F" w:rsidP="00E558A6">
      <w:pPr>
        <w:spacing w:line="276" w:lineRule="auto"/>
        <w:ind w:left="643" w:firstLine="643"/>
        <w:rPr>
          <w:lang w:val="en-US"/>
        </w:rPr>
      </w:pPr>
      <w:r w:rsidRPr="00451329">
        <w:rPr>
          <w:lang w:val="en-US"/>
        </w:rPr>
        <w:t>T</w:t>
      </w:r>
      <w:r w:rsidR="00454BDB" w:rsidRPr="00451329">
        <w:rPr>
          <w:lang w:val="en-US"/>
        </w:rPr>
        <w:t xml:space="preserve">i </w:t>
      </w:r>
      <w:r w:rsidR="00454BDB" w:rsidRPr="00451329">
        <w:rPr>
          <w:lang w:val="en-US"/>
        </w:rPr>
        <w:tab/>
        <w:t xml:space="preserve"> </w:t>
      </w:r>
      <w:r w:rsidR="00454BDB" w:rsidRPr="00451329">
        <w:rPr>
          <w:lang w:val="en-US"/>
        </w:rPr>
        <w:tab/>
        <w:t>v</w:t>
      </w:r>
      <w:r w:rsidR="00454BDB" w:rsidRPr="00451329">
        <w:rPr>
          <w:rFonts w:eastAsia="Calibri"/>
          <w:lang w:val="en-US"/>
        </w:rPr>
        <w:t>ɔʄʄ</w:t>
      </w:r>
      <w:r w:rsidR="00454BDB" w:rsidRPr="00451329">
        <w:rPr>
          <w:lang w:val="en-US"/>
        </w:rPr>
        <w:t>u</w:t>
      </w:r>
      <w:r w:rsidR="00454BDB" w:rsidRPr="00451329">
        <w:rPr>
          <w:lang w:val="en-US"/>
        </w:rPr>
        <w:tab/>
      </w:r>
      <w:r w:rsidR="00454BDB" w:rsidRPr="00451329">
        <w:rPr>
          <w:lang w:val="en-US"/>
        </w:rPr>
        <w:tab/>
        <w:t>a</w:t>
      </w:r>
      <w:r w:rsidR="00454BDB" w:rsidRPr="00451329">
        <w:rPr>
          <w:lang w:val="en-US"/>
        </w:rPr>
        <w:tab/>
        <w:t>vve</w:t>
      </w:r>
      <w:r w:rsidR="00454BDB" w:rsidRPr="00451329">
        <w:rPr>
          <w:rFonts w:eastAsia="Calibri"/>
          <w:lang w:val="en-US"/>
        </w:rPr>
        <w:t>ʃ</w:t>
      </w:r>
      <w:r w:rsidR="00454BDB" w:rsidRPr="00451329">
        <w:rPr>
          <w:lang w:val="en-US"/>
        </w:rPr>
        <w:t>u</w:t>
      </w:r>
      <w:r w:rsidRPr="00451329">
        <w:rPr>
          <w:lang w:val="en-US"/>
        </w:rPr>
        <w:t>.</w:t>
      </w:r>
      <w:r w:rsidR="00454BDB" w:rsidRPr="00451329">
        <w:rPr>
          <w:lang w:val="en-US"/>
        </w:rPr>
        <w:t xml:space="preserve"> </w:t>
      </w:r>
      <w:r w:rsidR="00454BDB" w:rsidRPr="00451329">
        <w:rPr>
          <w:lang w:val="en-US"/>
        </w:rPr>
        <w:tab/>
        <w:t xml:space="preserve"> </w:t>
      </w:r>
    </w:p>
    <w:p w14:paraId="3DC23BEF" w14:textId="77777777" w:rsidR="00454BDB" w:rsidRPr="00451329" w:rsidRDefault="00454BDB" w:rsidP="00E558A6">
      <w:pPr>
        <w:spacing w:line="276" w:lineRule="auto"/>
        <w:ind w:left="643" w:firstLine="643"/>
        <w:rPr>
          <w:lang w:val="en-US"/>
        </w:rPr>
      </w:pPr>
      <w:r w:rsidRPr="00451329">
        <w:rPr>
          <w:lang w:val="en-US"/>
        </w:rPr>
        <w:t>you</w:t>
      </w:r>
      <w:r w:rsidRPr="00451329">
        <w:rPr>
          <w:smallCaps/>
          <w:lang w:val="en-US"/>
        </w:rPr>
        <w:t>.acc(cl)</w:t>
      </w:r>
      <w:r w:rsidRPr="00451329">
        <w:rPr>
          <w:smallCaps/>
          <w:lang w:val="en-US"/>
        </w:rPr>
        <w:tab/>
      </w:r>
      <w:r w:rsidRPr="00451329">
        <w:rPr>
          <w:lang w:val="en-US"/>
        </w:rPr>
        <w:t>want.</w:t>
      </w:r>
      <w:r w:rsidRPr="00451329">
        <w:rPr>
          <w:smallCaps/>
          <w:lang w:val="en-US"/>
        </w:rPr>
        <w:t>1sg</w:t>
      </w:r>
      <w:r w:rsidRPr="00451329">
        <w:rPr>
          <w:lang w:val="en-US"/>
        </w:rPr>
        <w:tab/>
        <w:t>to</w:t>
      </w:r>
      <w:r w:rsidRPr="00451329">
        <w:rPr>
          <w:lang w:val="en-US"/>
        </w:rPr>
        <w:tab/>
        <w:t>see.</w:t>
      </w:r>
      <w:r w:rsidRPr="00451329">
        <w:rPr>
          <w:smallCaps/>
          <w:lang w:val="en-US"/>
        </w:rPr>
        <w:t>1sg</w:t>
      </w:r>
    </w:p>
    <w:p w14:paraId="5F8226ED" w14:textId="77777777" w:rsidR="00454BDB" w:rsidRPr="00451329" w:rsidRDefault="00454BDB" w:rsidP="00E558A6">
      <w:pPr>
        <w:spacing w:line="276" w:lineRule="auto"/>
        <w:ind w:left="643" w:firstLine="643"/>
        <w:rPr>
          <w:lang w:val="en-US"/>
        </w:rPr>
      </w:pPr>
      <w:r w:rsidRPr="00451329">
        <w:rPr>
          <w:lang w:val="en-US"/>
        </w:rPr>
        <w:t>‘I want to see you.’</w:t>
      </w:r>
    </w:p>
    <w:p w14:paraId="1F1C298B" w14:textId="77777777" w:rsidR="0080303F" w:rsidRPr="00451329" w:rsidRDefault="00454BDB" w:rsidP="00E558A6">
      <w:pPr>
        <w:spacing w:line="276" w:lineRule="auto"/>
        <w:ind w:left="643"/>
        <w:rPr>
          <w:lang w:val="en-US"/>
        </w:rPr>
      </w:pPr>
      <w:r w:rsidRPr="00451329">
        <w:rPr>
          <w:lang w:val="en-US"/>
        </w:rPr>
        <w:t>b.</w:t>
      </w:r>
      <w:r w:rsidRPr="00451329">
        <w:rPr>
          <w:lang w:val="en-US"/>
        </w:rPr>
        <w:tab/>
      </w:r>
      <w:r w:rsidR="0080303F" w:rsidRPr="00451329">
        <w:rPr>
          <w:lang w:val="en-US"/>
        </w:rPr>
        <w:t>Mesagne, Apulia</w:t>
      </w:r>
    </w:p>
    <w:p w14:paraId="16726C00" w14:textId="77777777" w:rsidR="00454BDB" w:rsidRPr="00451329" w:rsidRDefault="00454BDB" w:rsidP="00E558A6">
      <w:pPr>
        <w:spacing w:line="276" w:lineRule="auto"/>
        <w:ind w:left="643"/>
        <w:rPr>
          <w:lang w:val="en-US"/>
        </w:rPr>
      </w:pPr>
      <w:r w:rsidRPr="00451329">
        <w:rPr>
          <w:lang w:val="en-US"/>
        </w:rPr>
        <w:tab/>
      </w:r>
      <w:r w:rsidR="0080303F" w:rsidRPr="00451329">
        <w:rPr>
          <w:lang w:val="en-US"/>
        </w:rPr>
        <w:t>V</w:t>
      </w:r>
      <w:r w:rsidRPr="00451329">
        <w:rPr>
          <w:rFonts w:eastAsia="Calibri"/>
          <w:lang w:val="en-US"/>
        </w:rPr>
        <w:t>ɔʄʄ</w:t>
      </w:r>
      <w:r w:rsidRPr="00451329">
        <w:rPr>
          <w:lang w:val="en-US"/>
        </w:rPr>
        <w:t>u</w:t>
      </w:r>
      <w:r w:rsidRPr="00451329">
        <w:rPr>
          <w:lang w:val="en-US"/>
        </w:rPr>
        <w:tab/>
      </w:r>
      <w:r w:rsidRPr="00451329">
        <w:rPr>
          <w:lang w:val="en-US"/>
        </w:rPr>
        <w:tab/>
        <w:t>mma</w:t>
      </w:r>
      <w:r w:rsidRPr="00451329">
        <w:rPr>
          <w:rFonts w:eastAsia="Calibri"/>
          <w:lang w:val="en-US"/>
        </w:rPr>
        <w:t>ɲʤ</w:t>
      </w:r>
      <w:r w:rsidRPr="00451329">
        <w:rPr>
          <w:lang w:val="en-US"/>
        </w:rPr>
        <w:t>u</w:t>
      </w:r>
      <w:r w:rsidR="0080303F" w:rsidRPr="00451329">
        <w:rPr>
          <w:lang w:val="en-US"/>
        </w:rPr>
        <w:t>.</w:t>
      </w:r>
      <w:r w:rsidRPr="00451329">
        <w:rPr>
          <w:lang w:val="en-US"/>
        </w:rPr>
        <w:t xml:space="preserve"> </w:t>
      </w:r>
      <w:r w:rsidRPr="00451329">
        <w:rPr>
          <w:lang w:val="en-US"/>
        </w:rPr>
        <w:tab/>
      </w:r>
      <w:r w:rsidRPr="00451329">
        <w:rPr>
          <w:lang w:val="en-US"/>
        </w:rPr>
        <w:tab/>
      </w:r>
      <w:r w:rsidRPr="00451329">
        <w:rPr>
          <w:lang w:val="en-US"/>
        </w:rPr>
        <w:tab/>
      </w:r>
      <w:r w:rsidRPr="00451329">
        <w:rPr>
          <w:lang w:val="en-US"/>
        </w:rPr>
        <w:tab/>
        <w:t xml:space="preserve"> </w:t>
      </w:r>
    </w:p>
    <w:p w14:paraId="3EA5FFCF" w14:textId="77777777" w:rsidR="00454BDB" w:rsidRPr="00451329" w:rsidRDefault="00454BDB" w:rsidP="00E558A6">
      <w:pPr>
        <w:spacing w:line="276" w:lineRule="auto"/>
        <w:ind w:left="643" w:firstLine="643"/>
        <w:rPr>
          <w:lang w:val="en-US"/>
        </w:rPr>
      </w:pPr>
      <w:r w:rsidRPr="00451329">
        <w:rPr>
          <w:lang w:val="en-US"/>
        </w:rPr>
        <w:t>want.</w:t>
      </w:r>
      <w:r w:rsidRPr="00451329">
        <w:rPr>
          <w:smallCaps/>
          <w:lang w:val="en-US"/>
        </w:rPr>
        <w:t>1sg</w:t>
      </w:r>
      <w:r w:rsidRPr="00451329">
        <w:rPr>
          <w:lang w:val="en-US"/>
        </w:rPr>
        <w:t xml:space="preserve"> </w:t>
      </w:r>
      <w:r w:rsidRPr="00451329">
        <w:rPr>
          <w:lang w:val="en-US"/>
        </w:rPr>
        <w:tab/>
        <w:t>eat.</w:t>
      </w:r>
      <w:r w:rsidRPr="00451329">
        <w:rPr>
          <w:smallCaps/>
          <w:lang w:val="en-US"/>
        </w:rPr>
        <w:t>1sg</w:t>
      </w:r>
    </w:p>
    <w:p w14:paraId="015390CE" w14:textId="77777777" w:rsidR="00454BDB" w:rsidRPr="00451329" w:rsidRDefault="00454BDB" w:rsidP="00E558A6">
      <w:pPr>
        <w:spacing w:line="276" w:lineRule="auto"/>
        <w:ind w:left="643" w:firstLine="643"/>
        <w:rPr>
          <w:lang w:val="en-US"/>
        </w:rPr>
      </w:pPr>
      <w:r w:rsidRPr="00451329">
        <w:rPr>
          <w:lang w:val="en-US"/>
        </w:rPr>
        <w:t>‘I want to eat.’</w:t>
      </w:r>
    </w:p>
    <w:p w14:paraId="7DE6D1D3" w14:textId="77777777" w:rsidR="00454BDB" w:rsidRPr="00451329" w:rsidRDefault="00454BDB" w:rsidP="00E558A6">
      <w:pPr>
        <w:spacing w:line="276" w:lineRule="auto"/>
        <w:rPr>
          <w:lang w:val="en-US"/>
        </w:rPr>
      </w:pPr>
    </w:p>
    <w:p w14:paraId="1B0C8531" w14:textId="77777777" w:rsidR="00454BDB" w:rsidRPr="00451329" w:rsidRDefault="00454BDB" w:rsidP="00E558A6">
      <w:pPr>
        <w:spacing w:line="276" w:lineRule="auto"/>
        <w:rPr>
          <w:lang w:val="en-US"/>
        </w:rPr>
      </w:pPr>
      <w:r w:rsidRPr="00451329">
        <w:rPr>
          <w:lang w:val="en-US"/>
        </w:rPr>
        <w:t xml:space="preserve">In the present work we will be dealing mainly with the progressive constructions involving the auxiliary </w:t>
      </w:r>
      <w:r w:rsidRPr="00451329">
        <w:rPr>
          <w:i/>
          <w:lang w:val="en-US"/>
        </w:rPr>
        <w:t>stay</w:t>
      </w:r>
      <w:r w:rsidRPr="00451329">
        <w:rPr>
          <w:lang w:val="en-US"/>
        </w:rPr>
        <w:t>, but the assumptions of the present analysis can also be applied to the other aspectual constructions with inflected verbs.</w:t>
      </w:r>
    </w:p>
    <w:p w14:paraId="4A5E5947" w14:textId="77777777" w:rsidR="0039019F" w:rsidRPr="00451329" w:rsidRDefault="0039019F" w:rsidP="00E558A6">
      <w:pPr>
        <w:spacing w:line="276" w:lineRule="auto"/>
        <w:rPr>
          <w:lang w:val="en-US"/>
        </w:rPr>
      </w:pPr>
    </w:p>
    <w:p w14:paraId="2093E6A4" w14:textId="77777777" w:rsidR="00454BDB" w:rsidRPr="00451329" w:rsidRDefault="0039019F" w:rsidP="00E558A6">
      <w:pPr>
        <w:pStyle w:val="lsSection2"/>
        <w:spacing w:before="0" w:after="0"/>
      </w:pPr>
      <w:r w:rsidRPr="00451329">
        <w:lastRenderedPageBreak/>
        <w:t xml:space="preserve">2.2. </w:t>
      </w:r>
      <w:r w:rsidR="00454BDB" w:rsidRPr="00451329">
        <w:t>The progressive aspectual consructions with finite verbs in the Apulian varieties</w:t>
      </w:r>
    </w:p>
    <w:p w14:paraId="6503DFFE" w14:textId="4FB20C71" w:rsidR="00454BDB" w:rsidRPr="00451329" w:rsidRDefault="00454BDB" w:rsidP="00E558A6">
      <w:pPr>
        <w:spacing w:line="276" w:lineRule="auto"/>
        <w:rPr>
          <w:lang w:val="en-US"/>
        </w:rPr>
      </w:pPr>
      <w:r w:rsidRPr="00451329">
        <w:rPr>
          <w:lang w:val="en-US"/>
        </w:rPr>
        <w:t xml:space="preserve">In the Southern Apulian variety of Conversano, the </w:t>
      </w:r>
      <w:del w:id="203" w:author="Utente di Microsoft Office" w:date="2018-06-19T10:10:00Z">
        <w:r w:rsidRPr="00451329" w:rsidDel="002B7543">
          <w:rPr>
            <w:lang w:val="en-US"/>
          </w:rPr>
          <w:delText>present continuous</w:delText>
        </w:r>
      </w:del>
      <w:ins w:id="204" w:author="Utente di Microsoft Office" w:date="2018-06-19T10:10:00Z">
        <w:r w:rsidR="002B7543">
          <w:rPr>
            <w:lang w:val="en-US"/>
          </w:rPr>
          <w:t>progressive</w:t>
        </w:r>
      </w:ins>
      <w:r w:rsidRPr="00451329">
        <w:rPr>
          <w:lang w:val="en-US"/>
        </w:rPr>
        <w:t xml:space="preserve"> is expressed through an aspectual inflected construction involving the inflected stative verb </w:t>
      </w:r>
      <w:r w:rsidRPr="00451329">
        <w:rPr>
          <w:i/>
          <w:lang w:val="en-US"/>
        </w:rPr>
        <w:t>st</w:t>
      </w:r>
      <w:r w:rsidRPr="00451329">
        <w:rPr>
          <w:rFonts w:eastAsia="Calibri"/>
          <w:i/>
          <w:lang w:val="en-US"/>
        </w:rPr>
        <w:t>ɛ</w:t>
      </w:r>
      <w:r w:rsidRPr="00451329">
        <w:rPr>
          <w:lang w:val="en-US"/>
        </w:rPr>
        <w:t xml:space="preserve"> (=</w:t>
      </w:r>
      <w:r w:rsidRPr="00451329">
        <w:rPr>
          <w:rFonts w:eastAsia="宋体"/>
        </w:rPr>
        <w:t>‘</w:t>
      </w:r>
      <w:r w:rsidRPr="00451329">
        <w:rPr>
          <w:lang w:val="en-US"/>
        </w:rPr>
        <w:t xml:space="preserve">to stay’), a connecting element </w:t>
      </w:r>
      <w:r w:rsidRPr="00451329">
        <w:rPr>
          <w:i/>
          <w:lang w:val="en-US"/>
        </w:rPr>
        <w:t>a</w:t>
      </w:r>
      <w:r w:rsidRPr="00451329">
        <w:rPr>
          <w:lang w:val="en-US"/>
        </w:rPr>
        <w:t xml:space="preserve"> (=‘to’) and the present indicative of the lexical verb, which agrees in person and number with the matrix verb. In Table 1, the paradigm of inflection for the present indicative is presented. The same pattern of inflection is not found in past tenses or the imperative. The inflection is also not found on embedded verbs in the case of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w:t>
      </w:r>
      <w:r w:rsidRPr="00451329">
        <w:rPr>
          <w:vertAlign w:val="superscript"/>
        </w:rPr>
        <w:footnoteReference w:id="5"/>
      </w:r>
    </w:p>
    <w:p w14:paraId="60B4F8E0" w14:textId="77777777" w:rsidR="00454BDB" w:rsidRPr="00451329" w:rsidRDefault="00454BDB" w:rsidP="00E558A6">
      <w:pPr>
        <w:spacing w:line="276" w:lineRule="auto"/>
        <w:rPr>
          <w:lang w:val="en-US"/>
        </w:rPr>
      </w:pPr>
    </w:p>
    <w:p w14:paraId="19BC8EE8" w14:textId="77777777" w:rsidR="00454BDB" w:rsidRPr="00451329" w:rsidRDefault="00454BDB" w:rsidP="00E558A6">
      <w:pPr>
        <w:spacing w:line="276" w:lineRule="auto"/>
        <w:rPr>
          <w:lang w:val="en-US"/>
        </w:rPr>
      </w:pPr>
      <w:r w:rsidRPr="00451329">
        <w:rPr>
          <w:lang w:val="en-US"/>
        </w:rPr>
        <w:t>Table</w:t>
      </w:r>
      <w:r w:rsidR="00F11CD2" w:rsidRPr="00451329">
        <w:rPr>
          <w:lang w:val="en-US"/>
        </w:rPr>
        <w:t xml:space="preserve"> 1</w:t>
      </w:r>
      <w:r w:rsidRPr="00451329">
        <w:rPr>
          <w:lang w:val="en-US"/>
        </w:rPr>
        <w:t xml:space="preserve">: Progressive for the verb </w:t>
      </w:r>
      <w:r w:rsidRPr="00451329">
        <w:rPr>
          <w:i/>
          <w:lang w:val="en-US"/>
        </w:rPr>
        <w:t>ma’n</w:t>
      </w:r>
      <w:r w:rsidRPr="00451329">
        <w:rPr>
          <w:rFonts w:eastAsia="Calibri"/>
          <w:i/>
          <w:lang w:val="en-US"/>
        </w:rPr>
        <w:t>ʤɛ</w:t>
      </w:r>
      <w:r w:rsidRPr="00451329">
        <w:rPr>
          <w:rFonts w:eastAsia="Calibri"/>
          <w:lang w:val="en-US"/>
        </w:rPr>
        <w:t xml:space="preserve"> (= to eat) in the variety of Conversano</w:t>
      </w:r>
    </w:p>
    <w:tbl>
      <w:tblPr>
        <w:tblStyle w:val="af3"/>
        <w:tblW w:w="7792" w:type="dxa"/>
        <w:tblLayout w:type="fixed"/>
        <w:tblLook w:val="04A0" w:firstRow="1" w:lastRow="0" w:firstColumn="1" w:lastColumn="0" w:noHBand="0" w:noVBand="1"/>
      </w:tblPr>
      <w:tblGrid>
        <w:gridCol w:w="2409"/>
        <w:gridCol w:w="2115"/>
        <w:gridCol w:w="1141"/>
        <w:gridCol w:w="2127"/>
      </w:tblGrid>
      <w:tr w:rsidR="00454BDB" w:rsidRPr="00451329" w14:paraId="54370238" w14:textId="77777777" w:rsidTr="000F05B3">
        <w:tc>
          <w:tcPr>
            <w:tcW w:w="2409" w:type="dxa"/>
          </w:tcPr>
          <w:p w14:paraId="71C3127A" w14:textId="77777777" w:rsidR="00454BDB" w:rsidRPr="00451329" w:rsidRDefault="00454BDB" w:rsidP="00E558A6">
            <w:pPr>
              <w:spacing w:line="276" w:lineRule="auto"/>
              <w:rPr>
                <w:lang w:val="en-US"/>
              </w:rPr>
            </w:pPr>
            <w:r w:rsidRPr="00451329">
              <w:rPr>
                <w:lang w:val="en-US"/>
              </w:rPr>
              <w:t xml:space="preserve">Indicative present </w:t>
            </w:r>
          </w:p>
        </w:tc>
        <w:tc>
          <w:tcPr>
            <w:tcW w:w="2115" w:type="dxa"/>
          </w:tcPr>
          <w:p w14:paraId="63A8B500" w14:textId="77777777" w:rsidR="00454BDB" w:rsidRPr="00451329" w:rsidRDefault="00454BDB" w:rsidP="00E558A6">
            <w:pPr>
              <w:spacing w:line="276" w:lineRule="auto"/>
              <w:rPr>
                <w:lang w:val="en-US"/>
              </w:rPr>
            </w:pPr>
            <w:r w:rsidRPr="00451329">
              <w:rPr>
                <w:lang w:val="en-US"/>
              </w:rPr>
              <w:t xml:space="preserve">Auxiliary </w:t>
            </w:r>
            <w:r w:rsidRPr="00451329">
              <w:rPr>
                <w:i/>
                <w:lang w:val="en-US"/>
              </w:rPr>
              <w:t>stay</w:t>
            </w:r>
          </w:p>
        </w:tc>
        <w:tc>
          <w:tcPr>
            <w:tcW w:w="1141" w:type="dxa"/>
          </w:tcPr>
          <w:p w14:paraId="5A34A361" w14:textId="77777777" w:rsidR="00454BDB" w:rsidRPr="00451329" w:rsidRDefault="00454BDB" w:rsidP="00E558A6">
            <w:pPr>
              <w:spacing w:line="276" w:lineRule="auto"/>
              <w:rPr>
                <w:lang w:val="en-US"/>
              </w:rPr>
            </w:pPr>
            <w:r w:rsidRPr="00451329">
              <w:rPr>
                <w:lang w:val="en-US"/>
              </w:rPr>
              <w:t>Prep.</w:t>
            </w:r>
          </w:p>
        </w:tc>
        <w:tc>
          <w:tcPr>
            <w:tcW w:w="2127" w:type="dxa"/>
          </w:tcPr>
          <w:p w14:paraId="306CAD09" w14:textId="77777777" w:rsidR="00454BDB" w:rsidRPr="00451329" w:rsidRDefault="00454BDB" w:rsidP="00E558A6">
            <w:pPr>
              <w:spacing w:line="276" w:lineRule="auto"/>
              <w:rPr>
                <w:lang w:val="en-US"/>
              </w:rPr>
            </w:pPr>
            <w:r w:rsidRPr="00451329">
              <w:rPr>
                <w:lang w:val="en-US"/>
              </w:rPr>
              <w:t>Lexical Verb</w:t>
            </w:r>
          </w:p>
        </w:tc>
      </w:tr>
      <w:tr w:rsidR="00454BDB" w:rsidRPr="00451329" w14:paraId="43843B47" w14:textId="77777777" w:rsidTr="000F05B3">
        <w:tc>
          <w:tcPr>
            <w:tcW w:w="2409" w:type="dxa"/>
          </w:tcPr>
          <w:p w14:paraId="5D5CF0EA" w14:textId="77777777" w:rsidR="00454BDB" w:rsidRPr="00451329" w:rsidRDefault="00454BDB" w:rsidP="00E558A6">
            <w:pPr>
              <w:spacing w:line="276" w:lineRule="auto"/>
              <w:rPr>
                <w:lang w:val="en-US"/>
              </w:rPr>
            </w:pPr>
            <w:r w:rsidRPr="00451329">
              <w:rPr>
                <w:lang w:val="en-US"/>
              </w:rPr>
              <w:t>1SG</w:t>
            </w:r>
          </w:p>
        </w:tc>
        <w:tc>
          <w:tcPr>
            <w:tcW w:w="2115" w:type="dxa"/>
          </w:tcPr>
          <w:p w14:paraId="5193214A" w14:textId="77777777" w:rsidR="00454BDB" w:rsidRPr="00451329" w:rsidRDefault="00454BDB" w:rsidP="00E558A6">
            <w:pPr>
              <w:spacing w:line="276" w:lineRule="auto"/>
              <w:rPr>
                <w:lang w:val="en-US"/>
              </w:rPr>
            </w:pPr>
            <w:r w:rsidRPr="00451329">
              <w:rPr>
                <w:lang w:val="en-US"/>
              </w:rPr>
              <w:t>stek</w:t>
            </w:r>
          </w:p>
        </w:tc>
        <w:tc>
          <w:tcPr>
            <w:tcW w:w="1141" w:type="dxa"/>
          </w:tcPr>
          <w:p w14:paraId="1470FD63" w14:textId="77777777" w:rsidR="00454BDB" w:rsidRPr="00451329" w:rsidRDefault="00454BDB" w:rsidP="00E558A6">
            <w:pPr>
              <w:spacing w:line="276" w:lineRule="auto"/>
              <w:rPr>
                <w:lang w:val="en-US"/>
              </w:rPr>
            </w:pPr>
            <w:r w:rsidRPr="00451329">
              <w:rPr>
                <w:lang w:val="en-US"/>
              </w:rPr>
              <w:t>a</w:t>
            </w:r>
          </w:p>
        </w:tc>
        <w:tc>
          <w:tcPr>
            <w:tcW w:w="2127" w:type="dxa"/>
          </w:tcPr>
          <w:p w14:paraId="4DB568D9" w14:textId="77777777" w:rsidR="00454BDB" w:rsidRPr="00451329" w:rsidRDefault="00454BDB" w:rsidP="00E558A6">
            <w:pPr>
              <w:spacing w:line="276" w:lineRule="auto"/>
              <w:rPr>
                <w:lang w:val="en-US"/>
              </w:rPr>
            </w:pPr>
            <w:r w:rsidRPr="00451329">
              <w:rPr>
                <w:lang w:val="en-US"/>
              </w:rPr>
              <w:t>man</w:t>
            </w:r>
            <w:r w:rsidRPr="00451329">
              <w:rPr>
                <w:rFonts w:eastAsia="Calibri"/>
                <w:lang w:val="en-US"/>
              </w:rPr>
              <w:t>ʤə</w:t>
            </w:r>
          </w:p>
        </w:tc>
      </w:tr>
      <w:tr w:rsidR="00454BDB" w:rsidRPr="00451329" w14:paraId="25DBF183" w14:textId="77777777" w:rsidTr="000F05B3">
        <w:tc>
          <w:tcPr>
            <w:tcW w:w="2409" w:type="dxa"/>
          </w:tcPr>
          <w:p w14:paraId="42E2E297" w14:textId="77777777" w:rsidR="00454BDB" w:rsidRPr="00451329" w:rsidRDefault="00454BDB" w:rsidP="00E558A6">
            <w:pPr>
              <w:spacing w:line="276" w:lineRule="auto"/>
              <w:rPr>
                <w:lang w:val="en-US"/>
              </w:rPr>
            </w:pPr>
            <w:r w:rsidRPr="00451329">
              <w:rPr>
                <w:lang w:val="en-US"/>
              </w:rPr>
              <w:t>2SG</w:t>
            </w:r>
          </w:p>
        </w:tc>
        <w:tc>
          <w:tcPr>
            <w:tcW w:w="2115" w:type="dxa"/>
          </w:tcPr>
          <w:p w14:paraId="151BA5DB" w14:textId="77777777" w:rsidR="00454BDB" w:rsidRPr="00451329" w:rsidRDefault="00454BDB" w:rsidP="00E558A6">
            <w:pPr>
              <w:spacing w:line="276" w:lineRule="auto"/>
              <w:rPr>
                <w:lang w:val="en-US"/>
              </w:rPr>
            </w:pPr>
            <w:r w:rsidRPr="00451329">
              <w:rPr>
                <w:lang w:val="en-US"/>
              </w:rPr>
              <w:t xml:space="preserve">ste </w:t>
            </w:r>
          </w:p>
        </w:tc>
        <w:tc>
          <w:tcPr>
            <w:tcW w:w="1141" w:type="dxa"/>
          </w:tcPr>
          <w:p w14:paraId="60B684B8" w14:textId="77777777" w:rsidR="00454BDB" w:rsidRPr="00451329" w:rsidRDefault="00454BDB" w:rsidP="00E558A6">
            <w:pPr>
              <w:spacing w:line="276" w:lineRule="auto"/>
              <w:rPr>
                <w:lang w:val="en-US"/>
              </w:rPr>
            </w:pPr>
            <w:r w:rsidRPr="00451329">
              <w:rPr>
                <w:lang w:val="en-US"/>
              </w:rPr>
              <w:t>a</w:t>
            </w:r>
          </w:p>
        </w:tc>
        <w:tc>
          <w:tcPr>
            <w:tcW w:w="2127" w:type="dxa"/>
          </w:tcPr>
          <w:p w14:paraId="550E6F98" w14:textId="77777777" w:rsidR="00454BDB" w:rsidRPr="00451329" w:rsidRDefault="00454BDB" w:rsidP="00E558A6">
            <w:pPr>
              <w:spacing w:line="276" w:lineRule="auto"/>
              <w:rPr>
                <w:lang w:val="en-US"/>
              </w:rPr>
            </w:pPr>
            <w:r w:rsidRPr="00451329">
              <w:rPr>
                <w:lang w:val="en-US"/>
              </w:rPr>
              <w:t>man</w:t>
            </w:r>
            <w:r w:rsidRPr="00451329">
              <w:rPr>
                <w:rFonts w:eastAsia="Calibri"/>
                <w:lang w:val="en-US"/>
              </w:rPr>
              <w:t>ʤə</w:t>
            </w:r>
          </w:p>
        </w:tc>
      </w:tr>
      <w:tr w:rsidR="00454BDB" w:rsidRPr="00451329" w14:paraId="08478060" w14:textId="77777777" w:rsidTr="000F05B3">
        <w:tc>
          <w:tcPr>
            <w:tcW w:w="2409" w:type="dxa"/>
          </w:tcPr>
          <w:p w14:paraId="01CCF986" w14:textId="77777777" w:rsidR="00454BDB" w:rsidRPr="00451329" w:rsidRDefault="00454BDB" w:rsidP="00E558A6">
            <w:pPr>
              <w:spacing w:line="276" w:lineRule="auto"/>
              <w:rPr>
                <w:lang w:val="en-US"/>
              </w:rPr>
            </w:pPr>
            <w:r w:rsidRPr="00451329">
              <w:rPr>
                <w:lang w:val="en-US"/>
              </w:rPr>
              <w:t>3SG</w:t>
            </w:r>
          </w:p>
        </w:tc>
        <w:tc>
          <w:tcPr>
            <w:tcW w:w="2115" w:type="dxa"/>
          </w:tcPr>
          <w:p w14:paraId="2F8D2F5F" w14:textId="77777777" w:rsidR="00454BDB" w:rsidRPr="00451329" w:rsidRDefault="00454BDB" w:rsidP="00E558A6">
            <w:pPr>
              <w:spacing w:line="276" w:lineRule="auto"/>
              <w:rPr>
                <w:lang w:val="en-US"/>
              </w:rPr>
            </w:pPr>
            <w:r w:rsidRPr="00451329">
              <w:rPr>
                <w:lang w:val="en-US"/>
              </w:rPr>
              <w:t>ste</w:t>
            </w:r>
          </w:p>
        </w:tc>
        <w:tc>
          <w:tcPr>
            <w:tcW w:w="1141" w:type="dxa"/>
          </w:tcPr>
          <w:p w14:paraId="565F1100" w14:textId="77777777" w:rsidR="00454BDB" w:rsidRPr="00451329" w:rsidRDefault="00454BDB" w:rsidP="00E558A6">
            <w:pPr>
              <w:spacing w:line="276" w:lineRule="auto"/>
              <w:rPr>
                <w:lang w:val="en-US"/>
              </w:rPr>
            </w:pPr>
            <w:r w:rsidRPr="00451329">
              <w:rPr>
                <w:lang w:val="en-US"/>
              </w:rPr>
              <w:t>a</w:t>
            </w:r>
          </w:p>
        </w:tc>
        <w:tc>
          <w:tcPr>
            <w:tcW w:w="2127" w:type="dxa"/>
          </w:tcPr>
          <w:p w14:paraId="181C1467" w14:textId="77777777" w:rsidR="00454BDB" w:rsidRPr="00451329" w:rsidRDefault="00454BDB" w:rsidP="00E558A6">
            <w:pPr>
              <w:spacing w:line="276" w:lineRule="auto"/>
              <w:rPr>
                <w:lang w:val="en-US"/>
              </w:rPr>
            </w:pPr>
            <w:r w:rsidRPr="00451329">
              <w:rPr>
                <w:lang w:val="en-US"/>
              </w:rPr>
              <w:t>man</w:t>
            </w:r>
            <w:r w:rsidRPr="00451329">
              <w:rPr>
                <w:rFonts w:eastAsia="Calibri"/>
                <w:lang w:val="en-US"/>
              </w:rPr>
              <w:t>ʤə</w:t>
            </w:r>
          </w:p>
        </w:tc>
      </w:tr>
      <w:tr w:rsidR="00454BDB" w:rsidRPr="00451329" w14:paraId="337D3F33" w14:textId="77777777" w:rsidTr="000F05B3">
        <w:tc>
          <w:tcPr>
            <w:tcW w:w="2409" w:type="dxa"/>
          </w:tcPr>
          <w:p w14:paraId="3A1484E5" w14:textId="77777777" w:rsidR="00454BDB" w:rsidRPr="00451329" w:rsidRDefault="00454BDB" w:rsidP="00E558A6">
            <w:pPr>
              <w:spacing w:line="276" w:lineRule="auto"/>
              <w:rPr>
                <w:lang w:val="en-US"/>
              </w:rPr>
            </w:pPr>
            <w:r w:rsidRPr="00451329">
              <w:rPr>
                <w:lang w:val="en-US"/>
              </w:rPr>
              <w:t>1PL</w:t>
            </w:r>
          </w:p>
        </w:tc>
        <w:tc>
          <w:tcPr>
            <w:tcW w:w="2115" w:type="dxa"/>
          </w:tcPr>
          <w:p w14:paraId="403B0A80" w14:textId="77777777" w:rsidR="00454BDB" w:rsidRPr="00451329" w:rsidRDefault="00454BDB" w:rsidP="00E558A6">
            <w:pPr>
              <w:spacing w:line="276" w:lineRule="auto"/>
              <w:rPr>
                <w:lang w:val="en-US"/>
              </w:rPr>
            </w:pPr>
            <w:bookmarkStart w:id="205" w:name="OLE_LINK5"/>
            <w:bookmarkStart w:id="206" w:name="OLE_LINK6"/>
            <w:r w:rsidRPr="00451329">
              <w:rPr>
                <w:lang w:val="en-US"/>
              </w:rPr>
              <w:t>st</w:t>
            </w:r>
            <w:r w:rsidRPr="00451329">
              <w:rPr>
                <w:rFonts w:eastAsia="Calibri"/>
                <w:lang w:val="en-US"/>
              </w:rPr>
              <w:t>ɛ</w:t>
            </w:r>
            <w:r w:rsidRPr="00451329">
              <w:rPr>
                <w:lang w:val="en-US"/>
              </w:rPr>
              <w:t>m</w:t>
            </w:r>
            <w:bookmarkEnd w:id="205"/>
            <w:bookmarkEnd w:id="206"/>
          </w:p>
        </w:tc>
        <w:tc>
          <w:tcPr>
            <w:tcW w:w="1141" w:type="dxa"/>
          </w:tcPr>
          <w:p w14:paraId="340EAB04" w14:textId="77777777" w:rsidR="00454BDB" w:rsidRPr="00451329" w:rsidRDefault="00454BDB" w:rsidP="00E558A6">
            <w:pPr>
              <w:spacing w:line="276" w:lineRule="auto"/>
              <w:rPr>
                <w:lang w:val="en-US"/>
              </w:rPr>
            </w:pPr>
            <w:r w:rsidRPr="00451329">
              <w:rPr>
                <w:lang w:val="en-US"/>
              </w:rPr>
              <w:t>a</w:t>
            </w:r>
          </w:p>
        </w:tc>
        <w:tc>
          <w:tcPr>
            <w:tcW w:w="2127" w:type="dxa"/>
          </w:tcPr>
          <w:p w14:paraId="31C37C1D" w14:textId="77777777" w:rsidR="00454BDB" w:rsidRPr="00451329" w:rsidRDefault="00454BDB" w:rsidP="00E558A6">
            <w:pPr>
              <w:spacing w:line="276" w:lineRule="auto"/>
              <w:rPr>
                <w:lang w:val="en-US"/>
              </w:rPr>
            </w:pPr>
            <w:r w:rsidRPr="00451329">
              <w:rPr>
                <w:lang w:val="en-US"/>
              </w:rPr>
              <w:t>*man</w:t>
            </w:r>
            <w:r w:rsidRPr="00451329">
              <w:rPr>
                <w:rFonts w:eastAsia="Calibri"/>
                <w:lang w:val="en-US"/>
              </w:rPr>
              <w:t>ʤɛ</w:t>
            </w:r>
            <w:r w:rsidRPr="00451329">
              <w:rPr>
                <w:lang w:val="en-US"/>
              </w:rPr>
              <w:t>m</w:t>
            </w:r>
            <w:r w:rsidRPr="00451329">
              <w:rPr>
                <w:rFonts w:eastAsia="Calibri"/>
                <w:lang w:val="en-US"/>
              </w:rPr>
              <w:t>ə</w:t>
            </w:r>
          </w:p>
        </w:tc>
      </w:tr>
      <w:tr w:rsidR="00454BDB" w:rsidRPr="00451329" w14:paraId="63C213D9" w14:textId="77777777" w:rsidTr="000F05B3">
        <w:tc>
          <w:tcPr>
            <w:tcW w:w="2409" w:type="dxa"/>
          </w:tcPr>
          <w:p w14:paraId="66EE591F" w14:textId="77777777" w:rsidR="00454BDB" w:rsidRPr="00451329" w:rsidRDefault="00454BDB" w:rsidP="00E558A6">
            <w:pPr>
              <w:spacing w:line="276" w:lineRule="auto"/>
              <w:rPr>
                <w:lang w:val="en-US"/>
              </w:rPr>
            </w:pPr>
            <w:r w:rsidRPr="00451329">
              <w:rPr>
                <w:lang w:val="en-US"/>
              </w:rPr>
              <w:t>2PL</w:t>
            </w:r>
          </w:p>
        </w:tc>
        <w:tc>
          <w:tcPr>
            <w:tcW w:w="2115" w:type="dxa"/>
          </w:tcPr>
          <w:p w14:paraId="60DDF30B" w14:textId="77777777" w:rsidR="00454BDB" w:rsidRPr="00451329" w:rsidRDefault="00454BDB" w:rsidP="00E558A6">
            <w:pPr>
              <w:spacing w:line="276" w:lineRule="auto"/>
              <w:rPr>
                <w:lang w:val="en-US"/>
              </w:rPr>
            </w:pPr>
            <w:r w:rsidRPr="00451329">
              <w:rPr>
                <w:lang w:val="en-US"/>
              </w:rPr>
              <w:t>st</w:t>
            </w:r>
            <w:r w:rsidRPr="00451329">
              <w:rPr>
                <w:rFonts w:eastAsia="Calibri"/>
                <w:lang w:val="en-US"/>
              </w:rPr>
              <w:t>ɛ</w:t>
            </w:r>
            <w:r w:rsidRPr="00451329">
              <w:rPr>
                <w:lang w:val="en-US"/>
              </w:rPr>
              <w:t>t</w:t>
            </w:r>
          </w:p>
        </w:tc>
        <w:tc>
          <w:tcPr>
            <w:tcW w:w="1141" w:type="dxa"/>
          </w:tcPr>
          <w:p w14:paraId="3DC1E5B5" w14:textId="77777777" w:rsidR="00454BDB" w:rsidRPr="00451329" w:rsidRDefault="00454BDB" w:rsidP="00E558A6">
            <w:pPr>
              <w:spacing w:line="276" w:lineRule="auto"/>
              <w:rPr>
                <w:lang w:val="en-US"/>
              </w:rPr>
            </w:pPr>
            <w:r w:rsidRPr="00451329">
              <w:rPr>
                <w:lang w:val="en-US"/>
              </w:rPr>
              <w:t>a</w:t>
            </w:r>
          </w:p>
        </w:tc>
        <w:tc>
          <w:tcPr>
            <w:tcW w:w="2127" w:type="dxa"/>
          </w:tcPr>
          <w:p w14:paraId="52961C22" w14:textId="77777777" w:rsidR="00454BDB" w:rsidRPr="00451329" w:rsidRDefault="00454BDB" w:rsidP="00E558A6">
            <w:pPr>
              <w:spacing w:line="276" w:lineRule="auto"/>
              <w:rPr>
                <w:lang w:val="en-US"/>
              </w:rPr>
            </w:pPr>
            <w:r w:rsidRPr="00451329">
              <w:rPr>
                <w:lang w:val="en-US"/>
              </w:rPr>
              <w:t>*man</w:t>
            </w:r>
            <w:r w:rsidRPr="00451329">
              <w:rPr>
                <w:rFonts w:eastAsia="Calibri"/>
                <w:lang w:val="en-US"/>
              </w:rPr>
              <w:t>ʤɛ</w:t>
            </w:r>
            <w:r w:rsidRPr="00451329">
              <w:rPr>
                <w:lang w:val="en-US"/>
              </w:rPr>
              <w:t>t</w:t>
            </w:r>
            <w:r w:rsidRPr="00451329">
              <w:rPr>
                <w:rFonts w:eastAsia="Calibri"/>
                <w:lang w:val="en-US"/>
              </w:rPr>
              <w:t>ə</w:t>
            </w:r>
          </w:p>
        </w:tc>
      </w:tr>
      <w:tr w:rsidR="00454BDB" w:rsidRPr="00451329" w14:paraId="356BEA48" w14:textId="77777777" w:rsidTr="000F05B3">
        <w:trPr>
          <w:trHeight w:val="234"/>
        </w:trPr>
        <w:tc>
          <w:tcPr>
            <w:tcW w:w="2409" w:type="dxa"/>
          </w:tcPr>
          <w:p w14:paraId="27806152" w14:textId="77777777" w:rsidR="00454BDB" w:rsidRPr="00451329" w:rsidRDefault="00454BDB" w:rsidP="00E558A6">
            <w:pPr>
              <w:spacing w:line="276" w:lineRule="auto"/>
              <w:rPr>
                <w:lang w:val="en-US"/>
              </w:rPr>
            </w:pPr>
            <w:r w:rsidRPr="00451329">
              <w:rPr>
                <w:lang w:val="en-US"/>
              </w:rPr>
              <w:t>3PL</w:t>
            </w:r>
          </w:p>
        </w:tc>
        <w:tc>
          <w:tcPr>
            <w:tcW w:w="2115" w:type="dxa"/>
          </w:tcPr>
          <w:p w14:paraId="03225970" w14:textId="77777777" w:rsidR="00454BDB" w:rsidRPr="00451329" w:rsidRDefault="00454BDB" w:rsidP="00E558A6">
            <w:pPr>
              <w:spacing w:line="276" w:lineRule="auto"/>
              <w:rPr>
                <w:lang w:val="en-US"/>
              </w:rPr>
            </w:pPr>
            <w:r w:rsidRPr="00451329">
              <w:rPr>
                <w:lang w:val="en-US"/>
              </w:rPr>
              <w:t>stan</w:t>
            </w:r>
          </w:p>
        </w:tc>
        <w:tc>
          <w:tcPr>
            <w:tcW w:w="1141" w:type="dxa"/>
          </w:tcPr>
          <w:p w14:paraId="57CDDE93" w14:textId="77777777" w:rsidR="00454BDB" w:rsidRPr="00451329" w:rsidRDefault="00454BDB" w:rsidP="00E558A6">
            <w:pPr>
              <w:spacing w:line="276" w:lineRule="auto"/>
              <w:rPr>
                <w:lang w:val="en-US"/>
              </w:rPr>
            </w:pPr>
            <w:r w:rsidRPr="00451329">
              <w:rPr>
                <w:lang w:val="en-US"/>
              </w:rPr>
              <w:t>a</w:t>
            </w:r>
          </w:p>
        </w:tc>
        <w:tc>
          <w:tcPr>
            <w:tcW w:w="2127" w:type="dxa"/>
          </w:tcPr>
          <w:p w14:paraId="0FE092C9" w14:textId="77777777" w:rsidR="00454BDB" w:rsidRPr="00451329" w:rsidRDefault="00454BDB" w:rsidP="00E558A6">
            <w:pPr>
              <w:spacing w:line="276" w:lineRule="auto"/>
              <w:rPr>
                <w:lang w:val="en-US"/>
              </w:rPr>
            </w:pPr>
            <w:r w:rsidRPr="00451329">
              <w:rPr>
                <w:lang w:val="en-US"/>
              </w:rPr>
              <w:t>ˈman</w:t>
            </w:r>
            <w:r w:rsidRPr="00451329">
              <w:rPr>
                <w:rFonts w:eastAsia="Calibri"/>
                <w:lang w:val="en-US"/>
              </w:rPr>
              <w:t>ʤə</w:t>
            </w:r>
            <w:r w:rsidRPr="00451329">
              <w:rPr>
                <w:lang w:val="en-US"/>
              </w:rPr>
              <w:t>n</w:t>
            </w:r>
            <w:r w:rsidRPr="00451329">
              <w:rPr>
                <w:rFonts w:eastAsia="Calibri"/>
                <w:lang w:val="en-US"/>
              </w:rPr>
              <w:t>ə</w:t>
            </w:r>
          </w:p>
        </w:tc>
      </w:tr>
    </w:tbl>
    <w:p w14:paraId="0807AE04" w14:textId="77777777" w:rsidR="00454BDB" w:rsidRPr="00451329" w:rsidRDefault="00454BDB" w:rsidP="00E558A6">
      <w:pPr>
        <w:spacing w:line="276" w:lineRule="auto"/>
        <w:rPr>
          <w:lang w:val="en-US"/>
        </w:rPr>
      </w:pPr>
    </w:p>
    <w:p w14:paraId="29AB8B79" w14:textId="77777777" w:rsidR="00454BDB" w:rsidRPr="00451329" w:rsidRDefault="00454BDB" w:rsidP="00E558A6">
      <w:pPr>
        <w:spacing w:line="276" w:lineRule="auto"/>
        <w:rPr>
          <w:lang w:val="en-US"/>
        </w:rPr>
      </w:pPr>
      <w:r w:rsidRPr="00451329">
        <w:rPr>
          <w:lang w:val="en-US"/>
        </w:rPr>
        <w:t>In the same area, there are varieties, such as those of Putignano (Table 2) and Martina Franca (Table 3) (Manzini &amp; Savoia 2005, I:</w:t>
      </w:r>
      <w:r w:rsidR="00F11CD2" w:rsidRPr="00451329">
        <w:rPr>
          <w:lang w:val="en-US"/>
        </w:rPr>
        <w:t xml:space="preserve"> </w:t>
      </w:r>
      <w:r w:rsidRPr="00451329">
        <w:rPr>
          <w:lang w:val="en-US"/>
        </w:rPr>
        <w:t>689</w:t>
      </w:r>
      <w:r w:rsidR="00F11CD2" w:rsidRPr="00451329">
        <w:rPr>
          <w:lang w:val="en-US"/>
        </w:rPr>
        <w:t>–</w:t>
      </w:r>
      <w:r w:rsidRPr="00451329">
        <w:rPr>
          <w:lang w:val="en-US"/>
        </w:rPr>
        <w:t xml:space="preserve">690), where specialized forms are found in the inflection for the auxiliary </w:t>
      </w:r>
      <w:r w:rsidRPr="00451329">
        <w:rPr>
          <w:i/>
          <w:lang w:val="en-US"/>
        </w:rPr>
        <w:t>stay</w:t>
      </w:r>
      <w:r w:rsidRPr="00451329">
        <w:rPr>
          <w:lang w:val="en-US"/>
        </w:rPr>
        <w:t xml:space="preserve"> (2sg, 3sg, 1pl, 2pl), which differs from the inflected forms of the lexical verb </w:t>
      </w:r>
      <w:r w:rsidRPr="00451329">
        <w:rPr>
          <w:i/>
          <w:lang w:val="en-US"/>
        </w:rPr>
        <w:t>stay</w:t>
      </w:r>
      <w:r w:rsidRPr="00451329">
        <w:rPr>
          <w:lang w:val="en-US"/>
        </w:rPr>
        <w:t>. With 1</w:t>
      </w:r>
      <w:r w:rsidRPr="00451329">
        <w:rPr>
          <w:vertAlign w:val="superscript"/>
          <w:lang w:val="en-US"/>
        </w:rPr>
        <w:t>st</w:t>
      </w:r>
      <w:r w:rsidRPr="00451329">
        <w:rPr>
          <w:lang w:val="en-US"/>
        </w:rPr>
        <w:t xml:space="preserve"> sg and 3</w:t>
      </w:r>
      <w:r w:rsidRPr="00451329">
        <w:rPr>
          <w:vertAlign w:val="superscript"/>
          <w:lang w:val="en-US"/>
        </w:rPr>
        <w:t>rd</w:t>
      </w:r>
      <w:r w:rsidRPr="00451329">
        <w:rPr>
          <w:lang w:val="en-US"/>
        </w:rPr>
        <w:t xml:space="preserve"> pl the inflected forms of the auxiliary coincide with those of the lexical counterpart </w:t>
      </w:r>
      <w:r w:rsidRPr="00451329">
        <w:rPr>
          <w:i/>
          <w:lang w:val="en-US"/>
        </w:rPr>
        <w:t>stay</w:t>
      </w:r>
      <w:r w:rsidRPr="00451329">
        <w:rPr>
          <w:lang w:val="en-US"/>
        </w:rPr>
        <w:t xml:space="preserve">. </w:t>
      </w:r>
    </w:p>
    <w:p w14:paraId="35126764" w14:textId="77777777" w:rsidR="00F11CD2" w:rsidRPr="00451329" w:rsidRDefault="00F11CD2" w:rsidP="00E558A6">
      <w:pPr>
        <w:spacing w:line="276" w:lineRule="auto"/>
        <w:rPr>
          <w:lang w:val="en-US"/>
        </w:rPr>
      </w:pPr>
    </w:p>
    <w:p w14:paraId="1E153747" w14:textId="77777777" w:rsidR="00454BDB" w:rsidRPr="00451329" w:rsidRDefault="00454BDB" w:rsidP="00E558A6">
      <w:pPr>
        <w:spacing w:line="276" w:lineRule="auto"/>
        <w:rPr>
          <w:lang w:val="en-US"/>
        </w:rPr>
      </w:pPr>
      <w:r w:rsidRPr="00451329">
        <w:rPr>
          <w:lang w:val="en-US"/>
        </w:rPr>
        <w:t xml:space="preserve">Table 2: Progressive for the verb </w:t>
      </w:r>
      <w:r w:rsidRPr="00451329">
        <w:rPr>
          <w:i/>
          <w:lang w:val="en-US"/>
        </w:rPr>
        <w:t>ff</w:t>
      </w:r>
      <w:r w:rsidRPr="00451329">
        <w:rPr>
          <w:rFonts w:eastAsia="Calibri"/>
          <w:i/>
          <w:lang w:val="en-US"/>
        </w:rPr>
        <w:t>ɔ</w:t>
      </w:r>
      <w:r w:rsidRPr="00451329">
        <w:rPr>
          <w:rFonts w:eastAsia="Calibri"/>
          <w:lang w:val="en-US"/>
        </w:rPr>
        <w:t xml:space="preserve"> (= to make) in the variety of Putignano</w:t>
      </w:r>
    </w:p>
    <w:tbl>
      <w:tblPr>
        <w:tblStyle w:val="af3"/>
        <w:tblW w:w="7792" w:type="dxa"/>
        <w:tblLayout w:type="fixed"/>
        <w:tblLook w:val="04A0" w:firstRow="1" w:lastRow="0" w:firstColumn="1" w:lastColumn="0" w:noHBand="0" w:noVBand="1"/>
      </w:tblPr>
      <w:tblGrid>
        <w:gridCol w:w="2409"/>
        <w:gridCol w:w="2115"/>
        <w:gridCol w:w="1141"/>
        <w:gridCol w:w="2127"/>
      </w:tblGrid>
      <w:tr w:rsidR="00454BDB" w:rsidRPr="00451329" w14:paraId="34645E2A" w14:textId="77777777" w:rsidTr="000F05B3">
        <w:tc>
          <w:tcPr>
            <w:tcW w:w="2409" w:type="dxa"/>
          </w:tcPr>
          <w:p w14:paraId="2EF6715E" w14:textId="77777777" w:rsidR="00454BDB" w:rsidRPr="00451329" w:rsidRDefault="00454BDB" w:rsidP="00E558A6">
            <w:pPr>
              <w:spacing w:line="276" w:lineRule="auto"/>
              <w:rPr>
                <w:lang w:val="en-US"/>
              </w:rPr>
            </w:pPr>
            <w:r w:rsidRPr="00451329">
              <w:rPr>
                <w:lang w:val="en-US"/>
              </w:rPr>
              <w:t xml:space="preserve">Indicative present </w:t>
            </w:r>
          </w:p>
        </w:tc>
        <w:tc>
          <w:tcPr>
            <w:tcW w:w="2115" w:type="dxa"/>
          </w:tcPr>
          <w:p w14:paraId="3F67DD12" w14:textId="77777777" w:rsidR="00454BDB" w:rsidRPr="00451329" w:rsidRDefault="00454BDB" w:rsidP="00E558A6">
            <w:pPr>
              <w:spacing w:line="276" w:lineRule="auto"/>
              <w:rPr>
                <w:lang w:val="en-US"/>
              </w:rPr>
            </w:pPr>
            <w:r w:rsidRPr="00451329">
              <w:rPr>
                <w:lang w:val="en-US"/>
              </w:rPr>
              <w:t xml:space="preserve">Auxiliary </w:t>
            </w:r>
            <w:r w:rsidRPr="00451329">
              <w:rPr>
                <w:i/>
                <w:lang w:val="en-US"/>
              </w:rPr>
              <w:t>stay</w:t>
            </w:r>
          </w:p>
        </w:tc>
        <w:tc>
          <w:tcPr>
            <w:tcW w:w="1141" w:type="dxa"/>
          </w:tcPr>
          <w:p w14:paraId="0E98BEAE" w14:textId="77777777" w:rsidR="00454BDB" w:rsidRPr="00451329" w:rsidRDefault="00454BDB" w:rsidP="00E558A6">
            <w:pPr>
              <w:spacing w:line="276" w:lineRule="auto"/>
              <w:rPr>
                <w:lang w:val="en-US"/>
              </w:rPr>
            </w:pPr>
            <w:r w:rsidRPr="00451329">
              <w:rPr>
                <w:lang w:val="en-US"/>
              </w:rPr>
              <w:t>Prep.</w:t>
            </w:r>
          </w:p>
        </w:tc>
        <w:tc>
          <w:tcPr>
            <w:tcW w:w="2127" w:type="dxa"/>
          </w:tcPr>
          <w:p w14:paraId="14D7C319" w14:textId="77777777" w:rsidR="00454BDB" w:rsidRPr="00451329" w:rsidRDefault="00454BDB" w:rsidP="00E558A6">
            <w:pPr>
              <w:spacing w:line="276" w:lineRule="auto"/>
              <w:rPr>
                <w:lang w:val="en-US"/>
              </w:rPr>
            </w:pPr>
            <w:r w:rsidRPr="00451329">
              <w:rPr>
                <w:lang w:val="en-US"/>
              </w:rPr>
              <w:t>Lexical Verb</w:t>
            </w:r>
          </w:p>
        </w:tc>
      </w:tr>
      <w:tr w:rsidR="00454BDB" w:rsidRPr="00451329" w14:paraId="1844F1AA" w14:textId="77777777" w:rsidTr="000F05B3">
        <w:tc>
          <w:tcPr>
            <w:tcW w:w="2409" w:type="dxa"/>
          </w:tcPr>
          <w:p w14:paraId="097D410F" w14:textId="77777777" w:rsidR="00454BDB" w:rsidRPr="00451329" w:rsidRDefault="00454BDB" w:rsidP="00E558A6">
            <w:pPr>
              <w:spacing w:line="276" w:lineRule="auto"/>
              <w:rPr>
                <w:lang w:val="en-US"/>
              </w:rPr>
            </w:pPr>
            <w:r w:rsidRPr="00451329">
              <w:rPr>
                <w:lang w:val="en-US"/>
              </w:rPr>
              <w:t>1SG</w:t>
            </w:r>
          </w:p>
        </w:tc>
        <w:tc>
          <w:tcPr>
            <w:tcW w:w="2115" w:type="dxa"/>
          </w:tcPr>
          <w:p w14:paraId="2535A116" w14:textId="77777777" w:rsidR="00454BDB" w:rsidRPr="00451329" w:rsidRDefault="00454BDB" w:rsidP="00E558A6">
            <w:pPr>
              <w:spacing w:line="276" w:lineRule="auto"/>
              <w:rPr>
                <w:b/>
                <w:lang w:val="en-US"/>
              </w:rPr>
            </w:pPr>
            <w:r w:rsidRPr="00451329">
              <w:rPr>
                <w:b/>
                <w:lang w:val="en-US"/>
              </w:rPr>
              <w:t>stok</w:t>
            </w:r>
          </w:p>
        </w:tc>
        <w:tc>
          <w:tcPr>
            <w:tcW w:w="1141" w:type="dxa"/>
          </w:tcPr>
          <w:p w14:paraId="15718B28" w14:textId="77777777" w:rsidR="00454BDB" w:rsidRPr="00451329" w:rsidRDefault="00454BDB" w:rsidP="00E558A6">
            <w:pPr>
              <w:spacing w:line="276" w:lineRule="auto"/>
              <w:rPr>
                <w:lang w:val="en-US"/>
              </w:rPr>
            </w:pPr>
            <w:r w:rsidRPr="00451329">
              <w:rPr>
                <w:lang w:val="en-US"/>
              </w:rPr>
              <w:t>a</w:t>
            </w:r>
          </w:p>
        </w:tc>
        <w:tc>
          <w:tcPr>
            <w:tcW w:w="2127" w:type="dxa"/>
          </w:tcPr>
          <w:p w14:paraId="3FF43FEB" w14:textId="77777777" w:rsidR="00454BDB" w:rsidRPr="00451329" w:rsidRDefault="00454BDB" w:rsidP="00E558A6">
            <w:pPr>
              <w:spacing w:line="276" w:lineRule="auto"/>
              <w:rPr>
                <w:lang w:val="en-US"/>
              </w:rPr>
            </w:pPr>
            <w:r w:rsidRPr="00451329">
              <w:rPr>
                <w:lang w:val="en-US"/>
              </w:rPr>
              <w:t>ffats</w:t>
            </w:r>
            <w:r w:rsidRPr="00451329">
              <w:rPr>
                <w:rFonts w:eastAsia="Calibri"/>
                <w:lang w:val="en-US"/>
              </w:rPr>
              <w:t>ə</w:t>
            </w:r>
          </w:p>
        </w:tc>
      </w:tr>
      <w:tr w:rsidR="00454BDB" w:rsidRPr="00451329" w14:paraId="0DA8D02E" w14:textId="77777777" w:rsidTr="000F05B3">
        <w:tc>
          <w:tcPr>
            <w:tcW w:w="2409" w:type="dxa"/>
          </w:tcPr>
          <w:p w14:paraId="27F7D1B0" w14:textId="77777777" w:rsidR="00454BDB" w:rsidRPr="00451329" w:rsidRDefault="00454BDB" w:rsidP="00E558A6">
            <w:pPr>
              <w:spacing w:line="276" w:lineRule="auto"/>
              <w:rPr>
                <w:lang w:val="en-US"/>
              </w:rPr>
            </w:pPr>
            <w:r w:rsidRPr="00451329">
              <w:rPr>
                <w:lang w:val="en-US"/>
              </w:rPr>
              <w:t>2SG</w:t>
            </w:r>
          </w:p>
        </w:tc>
        <w:tc>
          <w:tcPr>
            <w:tcW w:w="2115" w:type="dxa"/>
          </w:tcPr>
          <w:p w14:paraId="693418FD" w14:textId="77777777" w:rsidR="00454BDB" w:rsidRPr="00451329" w:rsidRDefault="00454BDB" w:rsidP="00E558A6">
            <w:pPr>
              <w:spacing w:line="276" w:lineRule="auto"/>
              <w:rPr>
                <w:lang w:val="en-US"/>
              </w:rPr>
            </w:pPr>
            <w:r w:rsidRPr="00451329">
              <w:rPr>
                <w:lang w:val="en-US"/>
              </w:rPr>
              <w:t xml:space="preserve">ste </w:t>
            </w:r>
          </w:p>
        </w:tc>
        <w:tc>
          <w:tcPr>
            <w:tcW w:w="1141" w:type="dxa"/>
          </w:tcPr>
          <w:p w14:paraId="0EAF89C4" w14:textId="77777777" w:rsidR="00454BDB" w:rsidRPr="00451329" w:rsidRDefault="00454BDB" w:rsidP="00E558A6">
            <w:pPr>
              <w:spacing w:line="276" w:lineRule="auto"/>
              <w:rPr>
                <w:lang w:val="en-US"/>
              </w:rPr>
            </w:pPr>
            <w:r w:rsidRPr="00451329">
              <w:rPr>
                <w:rFonts w:ascii="Cambria Math" w:eastAsia="MS Mincho" w:hAnsi="Cambria Math" w:cs="Cambria Math"/>
                <w:lang w:val="en-US"/>
              </w:rPr>
              <w:t>∅</w:t>
            </w:r>
          </w:p>
        </w:tc>
        <w:tc>
          <w:tcPr>
            <w:tcW w:w="2127" w:type="dxa"/>
          </w:tcPr>
          <w:p w14:paraId="7F44CE3C" w14:textId="77777777" w:rsidR="00454BDB" w:rsidRPr="00451329" w:rsidRDefault="00454BDB" w:rsidP="00E558A6">
            <w:pPr>
              <w:spacing w:line="276" w:lineRule="auto"/>
              <w:rPr>
                <w:lang w:val="en-US"/>
              </w:rPr>
            </w:pPr>
            <w:r w:rsidRPr="00451329">
              <w:rPr>
                <w:lang w:val="en-US"/>
              </w:rPr>
              <w:t>ffa</w:t>
            </w:r>
            <w:r w:rsidRPr="00451329">
              <w:rPr>
                <w:rFonts w:eastAsia="Calibri"/>
                <w:lang w:val="en-US"/>
              </w:rPr>
              <w:t>ʃə</w:t>
            </w:r>
          </w:p>
        </w:tc>
      </w:tr>
      <w:tr w:rsidR="00454BDB" w:rsidRPr="00451329" w14:paraId="29F8E4C7" w14:textId="77777777" w:rsidTr="000F05B3">
        <w:tc>
          <w:tcPr>
            <w:tcW w:w="2409" w:type="dxa"/>
          </w:tcPr>
          <w:p w14:paraId="20473C45" w14:textId="77777777" w:rsidR="00454BDB" w:rsidRPr="00451329" w:rsidRDefault="00454BDB" w:rsidP="00E558A6">
            <w:pPr>
              <w:spacing w:line="276" w:lineRule="auto"/>
              <w:rPr>
                <w:lang w:val="en-US"/>
              </w:rPr>
            </w:pPr>
            <w:r w:rsidRPr="00451329">
              <w:rPr>
                <w:lang w:val="en-US"/>
              </w:rPr>
              <w:t>3SG</w:t>
            </w:r>
          </w:p>
        </w:tc>
        <w:tc>
          <w:tcPr>
            <w:tcW w:w="2115" w:type="dxa"/>
          </w:tcPr>
          <w:p w14:paraId="67DFE873" w14:textId="77777777" w:rsidR="00454BDB" w:rsidRPr="00451329" w:rsidRDefault="00454BDB" w:rsidP="00E558A6">
            <w:pPr>
              <w:spacing w:line="276" w:lineRule="auto"/>
              <w:rPr>
                <w:lang w:val="en-US"/>
              </w:rPr>
            </w:pPr>
            <w:r w:rsidRPr="00451329">
              <w:rPr>
                <w:lang w:val="en-US"/>
              </w:rPr>
              <w:t>ste</w:t>
            </w:r>
          </w:p>
        </w:tc>
        <w:tc>
          <w:tcPr>
            <w:tcW w:w="1141" w:type="dxa"/>
          </w:tcPr>
          <w:p w14:paraId="13E56543" w14:textId="77777777" w:rsidR="00454BDB" w:rsidRPr="00451329" w:rsidRDefault="00454BDB" w:rsidP="00E558A6">
            <w:pPr>
              <w:spacing w:line="276" w:lineRule="auto"/>
              <w:rPr>
                <w:rFonts w:eastAsia="MS Mincho"/>
                <w:lang w:val="en-US"/>
              </w:rPr>
            </w:pPr>
            <w:r w:rsidRPr="00451329">
              <w:rPr>
                <w:rFonts w:ascii="Cambria Math" w:eastAsia="MS Mincho" w:hAnsi="Cambria Math" w:cs="Cambria Math"/>
                <w:lang w:val="en-US"/>
              </w:rPr>
              <w:t>∅</w:t>
            </w:r>
          </w:p>
        </w:tc>
        <w:tc>
          <w:tcPr>
            <w:tcW w:w="2127" w:type="dxa"/>
          </w:tcPr>
          <w:p w14:paraId="626A7AE1" w14:textId="77777777" w:rsidR="00454BDB" w:rsidRPr="00451329" w:rsidRDefault="00454BDB" w:rsidP="00E558A6">
            <w:pPr>
              <w:spacing w:line="276" w:lineRule="auto"/>
              <w:rPr>
                <w:lang w:val="en-US"/>
              </w:rPr>
            </w:pPr>
            <w:r w:rsidRPr="00451329">
              <w:rPr>
                <w:lang w:val="en-US"/>
              </w:rPr>
              <w:t>ffa</w:t>
            </w:r>
            <w:r w:rsidRPr="00451329">
              <w:rPr>
                <w:rFonts w:eastAsia="Calibri"/>
                <w:lang w:val="en-US"/>
              </w:rPr>
              <w:t>ʃə</w:t>
            </w:r>
          </w:p>
        </w:tc>
      </w:tr>
      <w:tr w:rsidR="00454BDB" w:rsidRPr="00451329" w14:paraId="48E38386" w14:textId="77777777" w:rsidTr="000F05B3">
        <w:tc>
          <w:tcPr>
            <w:tcW w:w="2409" w:type="dxa"/>
          </w:tcPr>
          <w:p w14:paraId="4C6D745E" w14:textId="77777777" w:rsidR="00454BDB" w:rsidRPr="00451329" w:rsidRDefault="00454BDB" w:rsidP="00E558A6">
            <w:pPr>
              <w:spacing w:line="276" w:lineRule="auto"/>
              <w:rPr>
                <w:lang w:val="en-US"/>
              </w:rPr>
            </w:pPr>
            <w:r w:rsidRPr="00451329">
              <w:rPr>
                <w:lang w:val="en-US"/>
              </w:rPr>
              <w:t>1PL</w:t>
            </w:r>
          </w:p>
        </w:tc>
        <w:tc>
          <w:tcPr>
            <w:tcW w:w="2115" w:type="dxa"/>
          </w:tcPr>
          <w:p w14:paraId="1E161E54" w14:textId="77777777" w:rsidR="00454BDB" w:rsidRPr="00451329" w:rsidRDefault="00454BDB" w:rsidP="00E558A6">
            <w:pPr>
              <w:spacing w:line="276" w:lineRule="auto"/>
              <w:rPr>
                <w:lang w:val="en-US"/>
              </w:rPr>
            </w:pPr>
            <w:r w:rsidRPr="00451329">
              <w:rPr>
                <w:lang w:val="en-US"/>
              </w:rPr>
              <w:t>sta</w:t>
            </w:r>
          </w:p>
        </w:tc>
        <w:tc>
          <w:tcPr>
            <w:tcW w:w="1141" w:type="dxa"/>
          </w:tcPr>
          <w:p w14:paraId="519650BC" w14:textId="77777777" w:rsidR="00454BDB" w:rsidRPr="00451329" w:rsidRDefault="00454BDB" w:rsidP="00E558A6">
            <w:pPr>
              <w:spacing w:line="276" w:lineRule="auto"/>
              <w:rPr>
                <w:lang w:val="en-US"/>
              </w:rPr>
            </w:pPr>
            <w:r w:rsidRPr="00451329">
              <w:rPr>
                <w:rFonts w:ascii="Cambria Math" w:eastAsia="MS Mincho" w:hAnsi="Cambria Math" w:cs="Cambria Math"/>
                <w:lang w:val="en-US"/>
              </w:rPr>
              <w:t>∅</w:t>
            </w:r>
          </w:p>
        </w:tc>
        <w:tc>
          <w:tcPr>
            <w:tcW w:w="2127" w:type="dxa"/>
          </w:tcPr>
          <w:p w14:paraId="0EA41C6F" w14:textId="77777777" w:rsidR="00454BDB" w:rsidRPr="00451329" w:rsidRDefault="00454BDB" w:rsidP="00E558A6">
            <w:pPr>
              <w:spacing w:line="276" w:lineRule="auto"/>
              <w:rPr>
                <w:lang w:val="en-US"/>
              </w:rPr>
            </w:pPr>
            <w:bookmarkStart w:id="207" w:name="OLE_LINK3"/>
            <w:bookmarkStart w:id="208" w:name="OLE_LINK4"/>
            <w:bookmarkStart w:id="209" w:name="OLE_LINK7"/>
            <w:r w:rsidRPr="00451329">
              <w:rPr>
                <w:lang w:val="en-US"/>
              </w:rPr>
              <w:t>ffa</w:t>
            </w:r>
            <w:r w:rsidRPr="00451329">
              <w:rPr>
                <w:rFonts w:eastAsia="Calibri"/>
                <w:lang w:val="en-US"/>
              </w:rPr>
              <w:t>ʃ</w:t>
            </w:r>
            <w:r w:rsidRPr="00451329">
              <w:rPr>
                <w:lang w:val="en-US"/>
              </w:rPr>
              <w:t>eim</w:t>
            </w:r>
            <w:r w:rsidRPr="00451329">
              <w:rPr>
                <w:rFonts w:eastAsia="Calibri"/>
                <w:lang w:val="en-US"/>
              </w:rPr>
              <w:t>ə</w:t>
            </w:r>
            <w:bookmarkEnd w:id="207"/>
            <w:bookmarkEnd w:id="208"/>
            <w:bookmarkEnd w:id="209"/>
          </w:p>
        </w:tc>
      </w:tr>
      <w:tr w:rsidR="00454BDB" w:rsidRPr="00451329" w14:paraId="32D3AEA4" w14:textId="77777777" w:rsidTr="000F05B3">
        <w:tc>
          <w:tcPr>
            <w:tcW w:w="2409" w:type="dxa"/>
          </w:tcPr>
          <w:p w14:paraId="5B39842B" w14:textId="77777777" w:rsidR="00454BDB" w:rsidRPr="00451329" w:rsidRDefault="00454BDB" w:rsidP="00E558A6">
            <w:pPr>
              <w:spacing w:line="276" w:lineRule="auto"/>
              <w:rPr>
                <w:lang w:val="en-US"/>
              </w:rPr>
            </w:pPr>
            <w:r w:rsidRPr="00451329">
              <w:rPr>
                <w:lang w:val="en-US"/>
              </w:rPr>
              <w:t>2PL</w:t>
            </w:r>
          </w:p>
        </w:tc>
        <w:tc>
          <w:tcPr>
            <w:tcW w:w="2115" w:type="dxa"/>
          </w:tcPr>
          <w:p w14:paraId="48905351" w14:textId="77777777" w:rsidR="00454BDB" w:rsidRPr="00451329" w:rsidRDefault="00454BDB" w:rsidP="00E558A6">
            <w:pPr>
              <w:spacing w:line="276" w:lineRule="auto"/>
              <w:rPr>
                <w:lang w:val="en-US"/>
              </w:rPr>
            </w:pPr>
            <w:r w:rsidRPr="00451329">
              <w:rPr>
                <w:lang w:val="en-US"/>
              </w:rPr>
              <w:t>sta</w:t>
            </w:r>
          </w:p>
        </w:tc>
        <w:tc>
          <w:tcPr>
            <w:tcW w:w="1141" w:type="dxa"/>
          </w:tcPr>
          <w:p w14:paraId="63D92144" w14:textId="77777777" w:rsidR="00454BDB" w:rsidRPr="00451329" w:rsidRDefault="00454BDB" w:rsidP="00E558A6">
            <w:pPr>
              <w:spacing w:line="276" w:lineRule="auto"/>
              <w:rPr>
                <w:lang w:val="en-US"/>
              </w:rPr>
            </w:pPr>
            <w:r w:rsidRPr="00451329">
              <w:rPr>
                <w:rFonts w:ascii="Cambria Math" w:eastAsia="MS Mincho" w:hAnsi="Cambria Math" w:cs="Cambria Math"/>
                <w:lang w:val="en-US"/>
              </w:rPr>
              <w:t>∅</w:t>
            </w:r>
          </w:p>
        </w:tc>
        <w:tc>
          <w:tcPr>
            <w:tcW w:w="2127" w:type="dxa"/>
          </w:tcPr>
          <w:p w14:paraId="1BDE1B8D" w14:textId="77777777" w:rsidR="00454BDB" w:rsidRPr="00451329" w:rsidRDefault="00454BDB" w:rsidP="00E558A6">
            <w:pPr>
              <w:spacing w:line="276" w:lineRule="auto"/>
              <w:rPr>
                <w:lang w:val="en-US"/>
              </w:rPr>
            </w:pPr>
            <w:r w:rsidRPr="00451329">
              <w:rPr>
                <w:lang w:val="en-US"/>
              </w:rPr>
              <w:t>ffa</w:t>
            </w:r>
            <w:r w:rsidRPr="00451329">
              <w:rPr>
                <w:rFonts w:eastAsia="Calibri"/>
                <w:lang w:val="en-US"/>
              </w:rPr>
              <w:t>ʃ</w:t>
            </w:r>
            <w:r w:rsidRPr="00451329">
              <w:rPr>
                <w:lang w:val="en-US"/>
              </w:rPr>
              <w:t>eit</w:t>
            </w:r>
            <w:r w:rsidRPr="00451329">
              <w:rPr>
                <w:rFonts w:eastAsia="Calibri"/>
                <w:lang w:val="en-US"/>
              </w:rPr>
              <w:t>ə</w:t>
            </w:r>
          </w:p>
        </w:tc>
      </w:tr>
      <w:tr w:rsidR="00454BDB" w:rsidRPr="00451329" w14:paraId="46C487F3" w14:textId="77777777" w:rsidTr="000F05B3">
        <w:trPr>
          <w:trHeight w:val="234"/>
        </w:trPr>
        <w:tc>
          <w:tcPr>
            <w:tcW w:w="2409" w:type="dxa"/>
          </w:tcPr>
          <w:p w14:paraId="7DDF88D0" w14:textId="77777777" w:rsidR="00454BDB" w:rsidRPr="00451329" w:rsidRDefault="00454BDB" w:rsidP="00E558A6">
            <w:pPr>
              <w:spacing w:line="276" w:lineRule="auto"/>
              <w:rPr>
                <w:lang w:val="en-US"/>
              </w:rPr>
            </w:pPr>
            <w:r w:rsidRPr="00451329">
              <w:rPr>
                <w:lang w:val="en-US"/>
              </w:rPr>
              <w:t>3PL</w:t>
            </w:r>
          </w:p>
        </w:tc>
        <w:tc>
          <w:tcPr>
            <w:tcW w:w="2115" w:type="dxa"/>
          </w:tcPr>
          <w:p w14:paraId="03909F75" w14:textId="77777777" w:rsidR="00454BDB" w:rsidRPr="00451329" w:rsidRDefault="00454BDB" w:rsidP="00E558A6">
            <w:pPr>
              <w:spacing w:line="276" w:lineRule="auto"/>
              <w:rPr>
                <w:b/>
                <w:lang w:val="en-US"/>
              </w:rPr>
            </w:pPr>
            <w:r w:rsidRPr="00451329">
              <w:rPr>
                <w:b/>
                <w:lang w:val="en-US"/>
              </w:rPr>
              <w:t>ston</w:t>
            </w:r>
          </w:p>
        </w:tc>
        <w:tc>
          <w:tcPr>
            <w:tcW w:w="1141" w:type="dxa"/>
          </w:tcPr>
          <w:p w14:paraId="5E4203C6" w14:textId="77777777" w:rsidR="00454BDB" w:rsidRPr="00451329" w:rsidRDefault="00454BDB" w:rsidP="00E558A6">
            <w:pPr>
              <w:spacing w:line="276" w:lineRule="auto"/>
              <w:rPr>
                <w:lang w:val="en-US"/>
              </w:rPr>
            </w:pPr>
            <w:r w:rsidRPr="00451329">
              <w:rPr>
                <w:rFonts w:eastAsia="MS Mincho"/>
                <w:lang w:val="en-US"/>
              </w:rPr>
              <w:t>a</w:t>
            </w:r>
          </w:p>
        </w:tc>
        <w:tc>
          <w:tcPr>
            <w:tcW w:w="2127" w:type="dxa"/>
          </w:tcPr>
          <w:p w14:paraId="2597AC95" w14:textId="77777777" w:rsidR="00454BDB" w:rsidRPr="00451329" w:rsidRDefault="00454BDB" w:rsidP="00E558A6">
            <w:pPr>
              <w:spacing w:line="276" w:lineRule="auto"/>
              <w:rPr>
                <w:lang w:val="en-US"/>
              </w:rPr>
            </w:pPr>
            <w:r w:rsidRPr="00451329">
              <w:rPr>
                <w:lang w:val="en-US"/>
              </w:rPr>
              <w:t>‘ffa</w:t>
            </w:r>
            <w:r w:rsidRPr="00451329">
              <w:rPr>
                <w:rFonts w:eastAsia="Calibri"/>
                <w:lang w:val="en-US"/>
              </w:rPr>
              <w:t>ʃə</w:t>
            </w:r>
            <w:r w:rsidRPr="00451329">
              <w:rPr>
                <w:lang w:val="en-US"/>
              </w:rPr>
              <w:t>n</w:t>
            </w:r>
            <w:r w:rsidRPr="00451329">
              <w:rPr>
                <w:rFonts w:eastAsia="Calibri"/>
                <w:lang w:val="en-US"/>
              </w:rPr>
              <w:t>ə</w:t>
            </w:r>
          </w:p>
        </w:tc>
      </w:tr>
    </w:tbl>
    <w:p w14:paraId="7CA05B7A" w14:textId="77777777" w:rsidR="00454BDB" w:rsidRPr="00451329" w:rsidRDefault="00454BDB" w:rsidP="00E558A6">
      <w:pPr>
        <w:spacing w:line="276" w:lineRule="auto"/>
        <w:rPr>
          <w:lang w:val="en-US"/>
        </w:rPr>
      </w:pPr>
    </w:p>
    <w:p w14:paraId="2EE24E3C" w14:textId="77777777" w:rsidR="00454BDB" w:rsidRPr="00451329" w:rsidRDefault="00454BDB" w:rsidP="00E558A6">
      <w:pPr>
        <w:spacing w:line="276" w:lineRule="auto"/>
        <w:rPr>
          <w:lang w:val="en-US"/>
        </w:rPr>
      </w:pPr>
      <w:r w:rsidRPr="00451329">
        <w:rPr>
          <w:lang w:val="en-US"/>
        </w:rPr>
        <w:t xml:space="preserve">Tab 3: Progressive for the verb </w:t>
      </w:r>
      <w:r w:rsidRPr="00451329">
        <w:rPr>
          <w:i/>
          <w:lang w:val="en-US"/>
        </w:rPr>
        <w:t>cc</w:t>
      </w:r>
      <w:r w:rsidRPr="00451329">
        <w:rPr>
          <w:rFonts w:eastAsia="Calibri"/>
          <w:i/>
          <w:lang w:val="en-US"/>
        </w:rPr>
        <w:t>ɛ</w:t>
      </w:r>
      <w:r w:rsidRPr="00451329">
        <w:rPr>
          <w:i/>
          <w:lang w:val="en-US"/>
        </w:rPr>
        <w:t>’m</w:t>
      </w:r>
      <w:r w:rsidRPr="00451329">
        <w:rPr>
          <w:rFonts w:eastAsia="Calibri"/>
          <w:i/>
          <w:lang w:val="en-US"/>
        </w:rPr>
        <w:t>ɛ</w:t>
      </w:r>
      <w:r w:rsidRPr="00451329">
        <w:rPr>
          <w:rFonts w:eastAsia="Calibri"/>
          <w:lang w:val="en-US"/>
        </w:rPr>
        <w:t xml:space="preserve"> (= to call) in the variety of Martina Franca</w:t>
      </w:r>
    </w:p>
    <w:tbl>
      <w:tblPr>
        <w:tblStyle w:val="af3"/>
        <w:tblW w:w="7792" w:type="dxa"/>
        <w:tblLayout w:type="fixed"/>
        <w:tblLook w:val="04A0" w:firstRow="1" w:lastRow="0" w:firstColumn="1" w:lastColumn="0" w:noHBand="0" w:noVBand="1"/>
      </w:tblPr>
      <w:tblGrid>
        <w:gridCol w:w="2409"/>
        <w:gridCol w:w="2115"/>
        <w:gridCol w:w="1141"/>
        <w:gridCol w:w="2127"/>
      </w:tblGrid>
      <w:tr w:rsidR="00454BDB" w:rsidRPr="00451329" w14:paraId="7559D307" w14:textId="77777777" w:rsidTr="000F05B3">
        <w:tc>
          <w:tcPr>
            <w:tcW w:w="2409" w:type="dxa"/>
          </w:tcPr>
          <w:p w14:paraId="3AE01177" w14:textId="77777777" w:rsidR="00454BDB" w:rsidRPr="00451329" w:rsidRDefault="00454BDB" w:rsidP="00E558A6">
            <w:pPr>
              <w:spacing w:line="276" w:lineRule="auto"/>
              <w:rPr>
                <w:lang w:val="en-US"/>
              </w:rPr>
            </w:pPr>
            <w:r w:rsidRPr="00451329">
              <w:rPr>
                <w:lang w:val="en-US"/>
              </w:rPr>
              <w:t xml:space="preserve">Indicative present </w:t>
            </w:r>
          </w:p>
        </w:tc>
        <w:tc>
          <w:tcPr>
            <w:tcW w:w="2115" w:type="dxa"/>
          </w:tcPr>
          <w:p w14:paraId="410AC883" w14:textId="77777777" w:rsidR="00454BDB" w:rsidRPr="00451329" w:rsidRDefault="00454BDB" w:rsidP="00E558A6">
            <w:pPr>
              <w:spacing w:line="276" w:lineRule="auto"/>
              <w:rPr>
                <w:lang w:val="en-US"/>
              </w:rPr>
            </w:pPr>
            <w:r w:rsidRPr="00451329">
              <w:rPr>
                <w:lang w:val="en-US"/>
              </w:rPr>
              <w:t xml:space="preserve">Auxiliary </w:t>
            </w:r>
            <w:r w:rsidRPr="00451329">
              <w:rPr>
                <w:i/>
                <w:lang w:val="en-US"/>
              </w:rPr>
              <w:t>stay</w:t>
            </w:r>
          </w:p>
        </w:tc>
        <w:tc>
          <w:tcPr>
            <w:tcW w:w="1141" w:type="dxa"/>
          </w:tcPr>
          <w:p w14:paraId="55BB31F7" w14:textId="77777777" w:rsidR="00454BDB" w:rsidRPr="00451329" w:rsidRDefault="00454BDB" w:rsidP="00E558A6">
            <w:pPr>
              <w:spacing w:line="276" w:lineRule="auto"/>
              <w:rPr>
                <w:lang w:val="en-US"/>
              </w:rPr>
            </w:pPr>
            <w:r w:rsidRPr="00451329">
              <w:rPr>
                <w:lang w:val="en-US"/>
              </w:rPr>
              <w:t>Prep.</w:t>
            </w:r>
          </w:p>
        </w:tc>
        <w:tc>
          <w:tcPr>
            <w:tcW w:w="2127" w:type="dxa"/>
          </w:tcPr>
          <w:p w14:paraId="0978AB8C" w14:textId="77777777" w:rsidR="00454BDB" w:rsidRPr="00451329" w:rsidRDefault="00454BDB" w:rsidP="00E558A6">
            <w:pPr>
              <w:spacing w:line="276" w:lineRule="auto"/>
              <w:rPr>
                <w:lang w:val="en-US"/>
              </w:rPr>
            </w:pPr>
            <w:r w:rsidRPr="00451329">
              <w:rPr>
                <w:lang w:val="en-US"/>
              </w:rPr>
              <w:t>Lexical Verb</w:t>
            </w:r>
          </w:p>
        </w:tc>
      </w:tr>
      <w:tr w:rsidR="00454BDB" w:rsidRPr="00451329" w14:paraId="5FB2B2EA" w14:textId="77777777" w:rsidTr="000F05B3">
        <w:tc>
          <w:tcPr>
            <w:tcW w:w="2409" w:type="dxa"/>
          </w:tcPr>
          <w:p w14:paraId="1201A417" w14:textId="77777777" w:rsidR="00454BDB" w:rsidRPr="00451329" w:rsidRDefault="00454BDB" w:rsidP="00E558A6">
            <w:pPr>
              <w:spacing w:line="276" w:lineRule="auto"/>
              <w:rPr>
                <w:lang w:val="en-US"/>
              </w:rPr>
            </w:pPr>
            <w:r w:rsidRPr="00451329">
              <w:rPr>
                <w:lang w:val="en-US"/>
              </w:rPr>
              <w:t>1SG</w:t>
            </w:r>
          </w:p>
        </w:tc>
        <w:tc>
          <w:tcPr>
            <w:tcW w:w="2115" w:type="dxa"/>
          </w:tcPr>
          <w:p w14:paraId="6400B33C" w14:textId="77777777" w:rsidR="00454BDB" w:rsidRPr="00451329" w:rsidRDefault="00454BDB" w:rsidP="00E558A6">
            <w:pPr>
              <w:spacing w:line="276" w:lineRule="auto"/>
              <w:rPr>
                <w:b/>
                <w:lang w:val="en-US"/>
              </w:rPr>
            </w:pPr>
            <w:r w:rsidRPr="00451329">
              <w:rPr>
                <w:b/>
                <w:lang w:val="en-US"/>
              </w:rPr>
              <w:t>st</w:t>
            </w:r>
            <w:r w:rsidRPr="00451329">
              <w:rPr>
                <w:rFonts w:eastAsia="Calibri"/>
                <w:b/>
                <w:lang w:val="en-US"/>
              </w:rPr>
              <w:t>ɔ</w:t>
            </w:r>
          </w:p>
        </w:tc>
        <w:tc>
          <w:tcPr>
            <w:tcW w:w="1141" w:type="dxa"/>
          </w:tcPr>
          <w:p w14:paraId="09E8FD6F" w14:textId="77777777" w:rsidR="00454BDB" w:rsidRPr="00451329" w:rsidRDefault="00454BDB" w:rsidP="00E558A6">
            <w:pPr>
              <w:spacing w:line="276" w:lineRule="auto"/>
              <w:rPr>
                <w:lang w:val="en-US"/>
              </w:rPr>
            </w:pPr>
            <w:r w:rsidRPr="00451329">
              <w:rPr>
                <w:rFonts w:ascii="Cambria Math" w:eastAsia="MS Mincho" w:hAnsi="Cambria Math" w:cs="Cambria Math"/>
                <w:lang w:val="en-US"/>
              </w:rPr>
              <w:t>∅</w:t>
            </w:r>
          </w:p>
        </w:tc>
        <w:tc>
          <w:tcPr>
            <w:tcW w:w="2127" w:type="dxa"/>
          </w:tcPr>
          <w:p w14:paraId="4A4F4FBC" w14:textId="77777777" w:rsidR="00454BDB" w:rsidRPr="00451329" w:rsidRDefault="00454BDB" w:rsidP="00E558A6">
            <w:pPr>
              <w:spacing w:line="276" w:lineRule="auto"/>
              <w:rPr>
                <w:lang w:val="en-US"/>
              </w:rPr>
            </w:pPr>
            <w:r w:rsidRPr="00451329">
              <w:rPr>
                <w:lang w:val="en-US"/>
              </w:rPr>
              <w:t>cc</w:t>
            </w:r>
            <w:r w:rsidRPr="00451329">
              <w:rPr>
                <w:rFonts w:eastAsia="Calibri"/>
                <w:lang w:val="en-US"/>
              </w:rPr>
              <w:t>ɛ</w:t>
            </w:r>
            <w:r w:rsidRPr="00451329">
              <w:rPr>
                <w:lang w:val="en-US"/>
              </w:rPr>
              <w:t>m</w:t>
            </w:r>
            <w:r w:rsidRPr="00451329">
              <w:rPr>
                <w:rFonts w:eastAsia="Calibri"/>
                <w:lang w:val="en-US"/>
              </w:rPr>
              <w:t>ə</w:t>
            </w:r>
          </w:p>
        </w:tc>
      </w:tr>
      <w:tr w:rsidR="00454BDB" w:rsidRPr="00451329" w14:paraId="756C3D1D" w14:textId="77777777" w:rsidTr="000F05B3">
        <w:tc>
          <w:tcPr>
            <w:tcW w:w="2409" w:type="dxa"/>
          </w:tcPr>
          <w:p w14:paraId="6586B01E" w14:textId="77777777" w:rsidR="00454BDB" w:rsidRPr="00451329" w:rsidRDefault="00454BDB" w:rsidP="00E558A6">
            <w:pPr>
              <w:spacing w:line="276" w:lineRule="auto"/>
              <w:rPr>
                <w:lang w:val="en-US"/>
              </w:rPr>
            </w:pPr>
            <w:r w:rsidRPr="00451329">
              <w:rPr>
                <w:lang w:val="en-US"/>
              </w:rPr>
              <w:t>2SG</w:t>
            </w:r>
          </w:p>
        </w:tc>
        <w:tc>
          <w:tcPr>
            <w:tcW w:w="2115" w:type="dxa"/>
          </w:tcPr>
          <w:p w14:paraId="7B1F6B6D" w14:textId="77777777" w:rsidR="00454BDB" w:rsidRPr="00451329" w:rsidRDefault="00454BDB" w:rsidP="00E558A6">
            <w:pPr>
              <w:spacing w:line="276" w:lineRule="auto"/>
              <w:rPr>
                <w:lang w:val="en-US"/>
              </w:rPr>
            </w:pPr>
            <w:r w:rsidRPr="00451329">
              <w:rPr>
                <w:lang w:val="en-US"/>
              </w:rPr>
              <w:t>st</w:t>
            </w:r>
            <w:r w:rsidRPr="00451329">
              <w:rPr>
                <w:rFonts w:eastAsia="Calibri"/>
                <w:lang w:val="en-US"/>
              </w:rPr>
              <w:t>ɛ</w:t>
            </w:r>
            <w:r w:rsidRPr="00451329">
              <w:rPr>
                <w:lang w:val="en-US"/>
              </w:rPr>
              <w:t xml:space="preserve"> </w:t>
            </w:r>
          </w:p>
        </w:tc>
        <w:tc>
          <w:tcPr>
            <w:tcW w:w="1141" w:type="dxa"/>
          </w:tcPr>
          <w:p w14:paraId="7F693073" w14:textId="77777777" w:rsidR="00454BDB" w:rsidRPr="00451329" w:rsidRDefault="00454BDB" w:rsidP="00E558A6">
            <w:pPr>
              <w:spacing w:line="276" w:lineRule="auto"/>
              <w:rPr>
                <w:lang w:val="en-US"/>
              </w:rPr>
            </w:pPr>
            <w:r w:rsidRPr="00451329">
              <w:rPr>
                <w:rFonts w:ascii="Cambria Math" w:eastAsia="MS Mincho" w:hAnsi="Cambria Math" w:cs="Cambria Math"/>
                <w:lang w:val="en-US"/>
              </w:rPr>
              <w:t>∅</w:t>
            </w:r>
          </w:p>
        </w:tc>
        <w:tc>
          <w:tcPr>
            <w:tcW w:w="2127" w:type="dxa"/>
          </w:tcPr>
          <w:p w14:paraId="0174B5B9" w14:textId="77777777" w:rsidR="00454BDB" w:rsidRPr="00451329" w:rsidRDefault="00454BDB" w:rsidP="00E558A6">
            <w:pPr>
              <w:spacing w:line="276" w:lineRule="auto"/>
              <w:rPr>
                <w:lang w:val="en-US"/>
              </w:rPr>
            </w:pPr>
            <w:r w:rsidRPr="00451329">
              <w:rPr>
                <w:lang w:val="en-US"/>
              </w:rPr>
              <w:t>cc</w:t>
            </w:r>
            <w:r w:rsidRPr="00451329">
              <w:rPr>
                <w:rFonts w:eastAsia="Calibri"/>
                <w:lang w:val="en-US"/>
              </w:rPr>
              <w:t>ɛ</w:t>
            </w:r>
            <w:r w:rsidRPr="00451329">
              <w:rPr>
                <w:lang w:val="en-US"/>
              </w:rPr>
              <w:t>m</w:t>
            </w:r>
            <w:r w:rsidRPr="00451329">
              <w:rPr>
                <w:rFonts w:eastAsia="Calibri"/>
                <w:lang w:val="en-US"/>
              </w:rPr>
              <w:t>ə</w:t>
            </w:r>
          </w:p>
        </w:tc>
      </w:tr>
      <w:tr w:rsidR="00454BDB" w:rsidRPr="00451329" w14:paraId="3E32D9F8" w14:textId="77777777" w:rsidTr="000F05B3">
        <w:tc>
          <w:tcPr>
            <w:tcW w:w="2409" w:type="dxa"/>
          </w:tcPr>
          <w:p w14:paraId="5471899B" w14:textId="77777777" w:rsidR="00454BDB" w:rsidRPr="00451329" w:rsidRDefault="00454BDB" w:rsidP="00E558A6">
            <w:pPr>
              <w:spacing w:line="276" w:lineRule="auto"/>
              <w:rPr>
                <w:lang w:val="en-US"/>
              </w:rPr>
            </w:pPr>
            <w:r w:rsidRPr="00451329">
              <w:rPr>
                <w:lang w:val="en-US"/>
              </w:rPr>
              <w:t>3SG</w:t>
            </w:r>
          </w:p>
        </w:tc>
        <w:tc>
          <w:tcPr>
            <w:tcW w:w="2115" w:type="dxa"/>
          </w:tcPr>
          <w:p w14:paraId="22B8DF4B" w14:textId="77777777" w:rsidR="00454BDB" w:rsidRPr="00451329" w:rsidRDefault="00454BDB" w:rsidP="00E558A6">
            <w:pPr>
              <w:spacing w:line="276" w:lineRule="auto"/>
              <w:rPr>
                <w:lang w:val="en-US"/>
              </w:rPr>
            </w:pPr>
            <w:r w:rsidRPr="00451329">
              <w:rPr>
                <w:lang w:val="en-US"/>
              </w:rPr>
              <w:t>st</w:t>
            </w:r>
            <w:r w:rsidRPr="00451329">
              <w:rPr>
                <w:rFonts w:eastAsia="Calibri"/>
                <w:lang w:val="en-US"/>
              </w:rPr>
              <w:t>ɛ</w:t>
            </w:r>
          </w:p>
        </w:tc>
        <w:tc>
          <w:tcPr>
            <w:tcW w:w="1141" w:type="dxa"/>
          </w:tcPr>
          <w:p w14:paraId="295B0DE0" w14:textId="77777777" w:rsidR="00454BDB" w:rsidRPr="00451329" w:rsidRDefault="00454BDB" w:rsidP="00E558A6">
            <w:pPr>
              <w:spacing w:line="276" w:lineRule="auto"/>
              <w:rPr>
                <w:rFonts w:eastAsia="MS Mincho"/>
                <w:lang w:val="en-US"/>
              </w:rPr>
            </w:pPr>
            <w:r w:rsidRPr="00451329">
              <w:rPr>
                <w:rFonts w:ascii="Cambria Math" w:eastAsia="MS Mincho" w:hAnsi="Cambria Math" w:cs="Cambria Math"/>
                <w:lang w:val="en-US"/>
              </w:rPr>
              <w:t>∅</w:t>
            </w:r>
          </w:p>
        </w:tc>
        <w:tc>
          <w:tcPr>
            <w:tcW w:w="2127" w:type="dxa"/>
          </w:tcPr>
          <w:p w14:paraId="253004BF" w14:textId="77777777" w:rsidR="00454BDB" w:rsidRPr="00451329" w:rsidRDefault="00454BDB" w:rsidP="00E558A6">
            <w:pPr>
              <w:spacing w:line="276" w:lineRule="auto"/>
              <w:rPr>
                <w:lang w:val="en-US"/>
              </w:rPr>
            </w:pPr>
            <w:r w:rsidRPr="00451329">
              <w:rPr>
                <w:lang w:val="en-US"/>
              </w:rPr>
              <w:t>cc</w:t>
            </w:r>
            <w:r w:rsidRPr="00451329">
              <w:rPr>
                <w:rFonts w:eastAsia="Calibri"/>
                <w:lang w:val="en-US"/>
              </w:rPr>
              <w:t>ɛ</w:t>
            </w:r>
            <w:r w:rsidRPr="00451329">
              <w:rPr>
                <w:lang w:val="en-US"/>
              </w:rPr>
              <w:t>m</w:t>
            </w:r>
            <w:r w:rsidRPr="00451329">
              <w:rPr>
                <w:rFonts w:eastAsia="Calibri"/>
                <w:lang w:val="en-US"/>
              </w:rPr>
              <w:t>ə</w:t>
            </w:r>
          </w:p>
        </w:tc>
      </w:tr>
      <w:tr w:rsidR="00454BDB" w:rsidRPr="00451329" w14:paraId="217B00BF" w14:textId="77777777" w:rsidTr="000F05B3">
        <w:tc>
          <w:tcPr>
            <w:tcW w:w="2409" w:type="dxa"/>
          </w:tcPr>
          <w:p w14:paraId="3FE0DCFB" w14:textId="77777777" w:rsidR="00454BDB" w:rsidRPr="00451329" w:rsidRDefault="00454BDB" w:rsidP="00E558A6">
            <w:pPr>
              <w:spacing w:line="276" w:lineRule="auto"/>
              <w:rPr>
                <w:lang w:val="en-US"/>
              </w:rPr>
            </w:pPr>
            <w:r w:rsidRPr="00451329">
              <w:rPr>
                <w:lang w:val="en-US"/>
              </w:rPr>
              <w:lastRenderedPageBreak/>
              <w:t>1PL</w:t>
            </w:r>
          </w:p>
        </w:tc>
        <w:tc>
          <w:tcPr>
            <w:tcW w:w="2115" w:type="dxa"/>
          </w:tcPr>
          <w:p w14:paraId="308A5384" w14:textId="77777777" w:rsidR="00454BDB" w:rsidRPr="00451329" w:rsidRDefault="00454BDB" w:rsidP="00E558A6">
            <w:pPr>
              <w:spacing w:line="276" w:lineRule="auto"/>
              <w:rPr>
                <w:lang w:val="en-US"/>
              </w:rPr>
            </w:pPr>
            <w:r w:rsidRPr="00451329">
              <w:rPr>
                <w:lang w:val="en-US"/>
              </w:rPr>
              <w:t>st</w:t>
            </w:r>
            <w:r w:rsidRPr="00451329">
              <w:rPr>
                <w:rFonts w:eastAsia="Calibri"/>
                <w:lang w:val="en-US"/>
              </w:rPr>
              <w:t>ɛ</w:t>
            </w:r>
          </w:p>
        </w:tc>
        <w:tc>
          <w:tcPr>
            <w:tcW w:w="1141" w:type="dxa"/>
          </w:tcPr>
          <w:p w14:paraId="45B2A99F" w14:textId="77777777" w:rsidR="00454BDB" w:rsidRPr="00451329" w:rsidRDefault="00454BDB" w:rsidP="00E558A6">
            <w:pPr>
              <w:spacing w:line="276" w:lineRule="auto"/>
              <w:rPr>
                <w:lang w:val="en-US"/>
              </w:rPr>
            </w:pPr>
            <w:r w:rsidRPr="00451329">
              <w:rPr>
                <w:rFonts w:ascii="Cambria Math" w:eastAsia="MS Mincho" w:hAnsi="Cambria Math" w:cs="Cambria Math"/>
                <w:lang w:val="en-US"/>
              </w:rPr>
              <w:t>∅</w:t>
            </w:r>
          </w:p>
        </w:tc>
        <w:tc>
          <w:tcPr>
            <w:tcW w:w="2127" w:type="dxa"/>
          </w:tcPr>
          <w:p w14:paraId="72221B37" w14:textId="77777777" w:rsidR="00454BDB" w:rsidRPr="00451329" w:rsidRDefault="00454BDB" w:rsidP="00E558A6">
            <w:pPr>
              <w:spacing w:line="276" w:lineRule="auto"/>
              <w:rPr>
                <w:lang w:val="en-US"/>
              </w:rPr>
            </w:pPr>
            <w:r w:rsidRPr="00451329">
              <w:rPr>
                <w:lang w:val="en-US"/>
              </w:rPr>
              <w:t>ccam</w:t>
            </w:r>
            <w:r w:rsidRPr="00451329">
              <w:rPr>
                <w:rFonts w:eastAsia="Calibri"/>
                <w:lang w:val="en-US"/>
              </w:rPr>
              <w:t>ɛ</w:t>
            </w:r>
            <w:r w:rsidRPr="00451329">
              <w:rPr>
                <w:lang w:val="en-US"/>
              </w:rPr>
              <w:t>:m</w:t>
            </w:r>
            <w:r w:rsidRPr="00451329">
              <w:rPr>
                <w:rFonts w:eastAsia="Calibri"/>
                <w:lang w:val="en-US"/>
              </w:rPr>
              <w:t>ə</w:t>
            </w:r>
          </w:p>
        </w:tc>
      </w:tr>
      <w:tr w:rsidR="00454BDB" w:rsidRPr="00451329" w14:paraId="33392291" w14:textId="77777777" w:rsidTr="000F05B3">
        <w:tc>
          <w:tcPr>
            <w:tcW w:w="2409" w:type="dxa"/>
          </w:tcPr>
          <w:p w14:paraId="06D86B4B" w14:textId="77777777" w:rsidR="00454BDB" w:rsidRPr="00451329" w:rsidRDefault="00454BDB" w:rsidP="00E558A6">
            <w:pPr>
              <w:spacing w:line="276" w:lineRule="auto"/>
              <w:rPr>
                <w:lang w:val="en-US"/>
              </w:rPr>
            </w:pPr>
            <w:r w:rsidRPr="00451329">
              <w:rPr>
                <w:lang w:val="en-US"/>
              </w:rPr>
              <w:t>2PL</w:t>
            </w:r>
          </w:p>
        </w:tc>
        <w:tc>
          <w:tcPr>
            <w:tcW w:w="2115" w:type="dxa"/>
          </w:tcPr>
          <w:p w14:paraId="3798CFCC" w14:textId="77777777" w:rsidR="00454BDB" w:rsidRPr="00451329" w:rsidRDefault="00454BDB" w:rsidP="00E558A6">
            <w:pPr>
              <w:spacing w:line="276" w:lineRule="auto"/>
              <w:rPr>
                <w:lang w:val="en-US"/>
              </w:rPr>
            </w:pPr>
            <w:r w:rsidRPr="00451329">
              <w:rPr>
                <w:lang w:val="en-US"/>
              </w:rPr>
              <w:t>st</w:t>
            </w:r>
            <w:r w:rsidRPr="00451329">
              <w:rPr>
                <w:rFonts w:eastAsia="Calibri"/>
                <w:lang w:val="en-US"/>
              </w:rPr>
              <w:t>ɛ</w:t>
            </w:r>
          </w:p>
        </w:tc>
        <w:tc>
          <w:tcPr>
            <w:tcW w:w="1141" w:type="dxa"/>
          </w:tcPr>
          <w:p w14:paraId="7C689DBF" w14:textId="77777777" w:rsidR="00454BDB" w:rsidRPr="00451329" w:rsidRDefault="00454BDB" w:rsidP="00E558A6">
            <w:pPr>
              <w:spacing w:line="276" w:lineRule="auto"/>
              <w:rPr>
                <w:lang w:val="en-US"/>
              </w:rPr>
            </w:pPr>
            <w:r w:rsidRPr="00451329">
              <w:rPr>
                <w:rFonts w:ascii="Cambria Math" w:eastAsia="MS Mincho" w:hAnsi="Cambria Math" w:cs="Cambria Math"/>
                <w:lang w:val="en-US"/>
              </w:rPr>
              <w:t>∅</w:t>
            </w:r>
          </w:p>
        </w:tc>
        <w:tc>
          <w:tcPr>
            <w:tcW w:w="2127" w:type="dxa"/>
          </w:tcPr>
          <w:p w14:paraId="5478A404" w14:textId="77777777" w:rsidR="00454BDB" w:rsidRPr="00451329" w:rsidRDefault="00454BDB" w:rsidP="00E558A6">
            <w:pPr>
              <w:spacing w:line="276" w:lineRule="auto"/>
              <w:rPr>
                <w:lang w:val="en-US"/>
              </w:rPr>
            </w:pPr>
            <w:r w:rsidRPr="00451329">
              <w:rPr>
                <w:lang w:val="en-US"/>
              </w:rPr>
              <w:t>ccam</w:t>
            </w:r>
            <w:r w:rsidRPr="00451329">
              <w:rPr>
                <w:rFonts w:eastAsia="Calibri"/>
                <w:lang w:val="en-US"/>
              </w:rPr>
              <w:t>ɛ</w:t>
            </w:r>
            <w:r w:rsidRPr="00451329">
              <w:rPr>
                <w:lang w:val="en-US"/>
              </w:rPr>
              <w:t>:t</w:t>
            </w:r>
            <w:r w:rsidRPr="00451329">
              <w:rPr>
                <w:rFonts w:eastAsia="Calibri"/>
                <w:lang w:val="en-US"/>
              </w:rPr>
              <w:t>ə</w:t>
            </w:r>
          </w:p>
        </w:tc>
      </w:tr>
      <w:tr w:rsidR="00454BDB" w:rsidRPr="00451329" w14:paraId="1BE3EB63" w14:textId="77777777" w:rsidTr="000F05B3">
        <w:trPr>
          <w:trHeight w:val="276"/>
        </w:trPr>
        <w:tc>
          <w:tcPr>
            <w:tcW w:w="2409" w:type="dxa"/>
          </w:tcPr>
          <w:p w14:paraId="31EFEAD8" w14:textId="77777777" w:rsidR="00454BDB" w:rsidRPr="00451329" w:rsidRDefault="00454BDB" w:rsidP="00E558A6">
            <w:pPr>
              <w:spacing w:line="276" w:lineRule="auto"/>
              <w:rPr>
                <w:lang w:val="en-US"/>
              </w:rPr>
            </w:pPr>
            <w:r w:rsidRPr="00451329">
              <w:rPr>
                <w:lang w:val="en-US"/>
              </w:rPr>
              <w:t>3PL</w:t>
            </w:r>
          </w:p>
        </w:tc>
        <w:tc>
          <w:tcPr>
            <w:tcW w:w="2115" w:type="dxa"/>
          </w:tcPr>
          <w:p w14:paraId="5C1135F6" w14:textId="77777777" w:rsidR="00454BDB" w:rsidRPr="00451329" w:rsidRDefault="00454BDB" w:rsidP="00E558A6">
            <w:pPr>
              <w:spacing w:line="276" w:lineRule="auto"/>
              <w:rPr>
                <w:b/>
                <w:lang w:val="en-US"/>
              </w:rPr>
            </w:pPr>
            <w:r w:rsidRPr="00451329">
              <w:rPr>
                <w:b/>
                <w:lang w:val="en-US"/>
              </w:rPr>
              <w:t>st</w:t>
            </w:r>
            <w:r w:rsidRPr="00451329">
              <w:rPr>
                <w:rFonts w:eastAsia="Calibri"/>
                <w:b/>
                <w:lang w:val="en-US"/>
              </w:rPr>
              <w:t>ɔ</w:t>
            </w:r>
            <w:r w:rsidRPr="00451329">
              <w:rPr>
                <w:b/>
                <w:lang w:val="en-US"/>
              </w:rPr>
              <w:t>n</w:t>
            </w:r>
            <w:r w:rsidRPr="00451329">
              <w:rPr>
                <w:rFonts w:eastAsia="Calibri"/>
                <w:b/>
                <w:lang w:val="en-US"/>
              </w:rPr>
              <w:t>ə</w:t>
            </w:r>
          </w:p>
        </w:tc>
        <w:tc>
          <w:tcPr>
            <w:tcW w:w="1141" w:type="dxa"/>
          </w:tcPr>
          <w:p w14:paraId="1B5001E0" w14:textId="77777777" w:rsidR="00454BDB" w:rsidRPr="00451329" w:rsidRDefault="00454BDB" w:rsidP="00E558A6">
            <w:pPr>
              <w:spacing w:line="276" w:lineRule="auto"/>
              <w:rPr>
                <w:lang w:val="en-US"/>
              </w:rPr>
            </w:pPr>
            <w:r w:rsidRPr="00451329">
              <w:rPr>
                <w:rFonts w:eastAsia="MS Mincho"/>
                <w:lang w:val="en-US"/>
              </w:rPr>
              <w:t>a</w:t>
            </w:r>
          </w:p>
        </w:tc>
        <w:tc>
          <w:tcPr>
            <w:tcW w:w="2127" w:type="dxa"/>
          </w:tcPr>
          <w:p w14:paraId="6764AA3E" w14:textId="77777777" w:rsidR="00454BDB" w:rsidRPr="00451329" w:rsidRDefault="00454BDB" w:rsidP="00E558A6">
            <w:pPr>
              <w:spacing w:line="276" w:lineRule="auto"/>
              <w:rPr>
                <w:lang w:val="en-US"/>
              </w:rPr>
            </w:pPr>
            <w:r w:rsidRPr="00451329">
              <w:rPr>
                <w:lang w:val="en-US"/>
              </w:rPr>
              <w:t>‘cc</w:t>
            </w:r>
            <w:r w:rsidRPr="00451329">
              <w:rPr>
                <w:rFonts w:eastAsia="Calibri"/>
                <w:lang w:val="en-US"/>
              </w:rPr>
              <w:t>ɛ</w:t>
            </w:r>
            <w:r w:rsidRPr="00451329">
              <w:rPr>
                <w:lang w:val="en-US"/>
              </w:rPr>
              <w:t>m</w:t>
            </w:r>
            <w:r w:rsidRPr="00451329">
              <w:rPr>
                <w:rFonts w:eastAsia="Calibri"/>
                <w:lang w:val="en-US"/>
              </w:rPr>
              <w:t>ənə</w:t>
            </w:r>
          </w:p>
        </w:tc>
      </w:tr>
    </w:tbl>
    <w:p w14:paraId="11C9E6CC" w14:textId="77777777" w:rsidR="00454BDB" w:rsidRPr="00451329" w:rsidRDefault="00454BDB" w:rsidP="00E558A6">
      <w:pPr>
        <w:spacing w:line="276" w:lineRule="auto"/>
        <w:rPr>
          <w:lang w:val="en-US"/>
        </w:rPr>
      </w:pPr>
    </w:p>
    <w:p w14:paraId="09A7CB92" w14:textId="77777777" w:rsidR="00454BDB" w:rsidRPr="00451329" w:rsidRDefault="00454BDB" w:rsidP="00E558A6">
      <w:pPr>
        <w:spacing w:line="276" w:lineRule="auto"/>
        <w:rPr>
          <w:lang w:val="en-US"/>
        </w:rPr>
      </w:pPr>
      <w:r w:rsidRPr="00451329">
        <w:rPr>
          <w:lang w:val="en-US"/>
        </w:rPr>
        <w:t xml:space="preserve">In both the variety of Putignano and that of Martina Franca (Tables 2 and 3), when the forms of the auxiliary coincide with the forms of the lexical </w:t>
      </w:r>
      <w:r w:rsidRPr="00451329">
        <w:rPr>
          <w:i/>
          <w:lang w:val="en-US"/>
        </w:rPr>
        <w:t>stay</w:t>
      </w:r>
      <w:r w:rsidRPr="00451329">
        <w:rPr>
          <w:lang w:val="en-US"/>
        </w:rPr>
        <w:t xml:space="preserve">, the embedded predicate is introduced by the preposition </w:t>
      </w:r>
      <w:r w:rsidRPr="00451329">
        <w:rPr>
          <w:i/>
          <w:lang w:val="en-US"/>
        </w:rPr>
        <w:t>a</w:t>
      </w:r>
      <w:r w:rsidRPr="00451329">
        <w:rPr>
          <w:lang w:val="en-US"/>
        </w:rPr>
        <w:t xml:space="preserve"> (see 1</w:t>
      </w:r>
      <w:r w:rsidRPr="00451329">
        <w:rPr>
          <w:vertAlign w:val="superscript"/>
          <w:lang w:val="en-US"/>
        </w:rPr>
        <w:t>st</w:t>
      </w:r>
      <w:r w:rsidRPr="00451329">
        <w:rPr>
          <w:lang w:val="en-US"/>
        </w:rPr>
        <w:t xml:space="preserve"> sg and 3</w:t>
      </w:r>
      <w:r w:rsidRPr="00451329">
        <w:rPr>
          <w:vertAlign w:val="superscript"/>
          <w:lang w:val="en-US"/>
        </w:rPr>
        <w:t>rd</w:t>
      </w:r>
      <w:r w:rsidRPr="00451329">
        <w:rPr>
          <w:lang w:val="en-US"/>
        </w:rPr>
        <w:t xml:space="preserve"> plural for Putignano and 3</w:t>
      </w:r>
      <w:r w:rsidRPr="00451329">
        <w:rPr>
          <w:vertAlign w:val="superscript"/>
          <w:lang w:val="en-US"/>
        </w:rPr>
        <w:t>rd</w:t>
      </w:r>
      <w:r w:rsidRPr="00451329">
        <w:rPr>
          <w:lang w:val="en-US"/>
        </w:rPr>
        <w:t xml:space="preserve"> plural for Martina Franca). Along this line of analysis, there is the variety of Mesagne where the auxiliary ‘stay’ shares only its root with the lexical </w:t>
      </w:r>
      <w:r w:rsidRPr="00451329">
        <w:rPr>
          <w:i/>
          <w:lang w:val="en-US"/>
        </w:rPr>
        <w:t>stay</w:t>
      </w:r>
      <w:r w:rsidRPr="00451329">
        <w:rPr>
          <w:lang w:val="en-US"/>
        </w:rPr>
        <w:t>: a specialized inflection is found in the progressive construction which is different from the lexical use of the verb (Table 3), as noted by Manzini &amp; Savoia (2005 I:691). Since the auxiliary has specialized forms, there is no preposition introducing the embedded verbs.</w:t>
      </w:r>
    </w:p>
    <w:p w14:paraId="05396101" w14:textId="77777777" w:rsidR="00454BDB" w:rsidRPr="00451329" w:rsidRDefault="00454BDB" w:rsidP="00E558A6">
      <w:pPr>
        <w:spacing w:line="276" w:lineRule="auto"/>
        <w:rPr>
          <w:lang w:val="en-US"/>
        </w:rPr>
      </w:pPr>
    </w:p>
    <w:p w14:paraId="054B295A" w14:textId="77777777" w:rsidR="00454BDB" w:rsidRPr="00451329" w:rsidRDefault="00F11CD2" w:rsidP="00E558A6">
      <w:pPr>
        <w:spacing w:line="276" w:lineRule="auto"/>
        <w:rPr>
          <w:lang w:val="en-US"/>
        </w:rPr>
      </w:pPr>
      <w:r w:rsidRPr="00451329">
        <w:rPr>
          <w:lang w:val="en-US"/>
        </w:rPr>
        <w:t xml:space="preserve">Table 4: Progressive for the verb </w:t>
      </w:r>
      <w:r w:rsidR="00454BDB" w:rsidRPr="00451329">
        <w:rPr>
          <w:i/>
          <w:lang w:val="en-US"/>
        </w:rPr>
        <w:t>ffari</w:t>
      </w:r>
      <w:r w:rsidR="00454BDB" w:rsidRPr="00451329">
        <w:rPr>
          <w:rFonts w:eastAsia="Calibri"/>
          <w:lang w:val="en-US"/>
        </w:rPr>
        <w:t xml:space="preserve"> (= to make) in the variety of Mesagne</w:t>
      </w:r>
    </w:p>
    <w:tbl>
      <w:tblPr>
        <w:tblStyle w:val="af3"/>
        <w:tblW w:w="7792" w:type="dxa"/>
        <w:tblLayout w:type="fixed"/>
        <w:tblLook w:val="04A0" w:firstRow="1" w:lastRow="0" w:firstColumn="1" w:lastColumn="0" w:noHBand="0" w:noVBand="1"/>
      </w:tblPr>
      <w:tblGrid>
        <w:gridCol w:w="2409"/>
        <w:gridCol w:w="2115"/>
        <w:gridCol w:w="1141"/>
        <w:gridCol w:w="2127"/>
      </w:tblGrid>
      <w:tr w:rsidR="00454BDB" w:rsidRPr="00451329" w14:paraId="60728BF0" w14:textId="77777777" w:rsidTr="000F05B3">
        <w:tc>
          <w:tcPr>
            <w:tcW w:w="2409" w:type="dxa"/>
          </w:tcPr>
          <w:p w14:paraId="2F7E07D6" w14:textId="77777777" w:rsidR="00454BDB" w:rsidRPr="00451329" w:rsidRDefault="00454BDB" w:rsidP="00E558A6">
            <w:pPr>
              <w:spacing w:line="276" w:lineRule="auto"/>
              <w:rPr>
                <w:lang w:val="en-US"/>
              </w:rPr>
            </w:pPr>
            <w:r w:rsidRPr="00451329">
              <w:rPr>
                <w:lang w:val="en-US"/>
              </w:rPr>
              <w:t xml:space="preserve">Indicative present </w:t>
            </w:r>
          </w:p>
        </w:tc>
        <w:tc>
          <w:tcPr>
            <w:tcW w:w="2115" w:type="dxa"/>
          </w:tcPr>
          <w:p w14:paraId="10FF61AE" w14:textId="77777777" w:rsidR="00454BDB" w:rsidRPr="00451329" w:rsidRDefault="00454BDB" w:rsidP="00E558A6">
            <w:pPr>
              <w:spacing w:line="276" w:lineRule="auto"/>
              <w:rPr>
                <w:lang w:val="en-US"/>
              </w:rPr>
            </w:pPr>
            <w:r w:rsidRPr="00451329">
              <w:rPr>
                <w:lang w:val="en-US"/>
              </w:rPr>
              <w:t xml:space="preserve">Auxiliary </w:t>
            </w:r>
            <w:r w:rsidRPr="00451329">
              <w:rPr>
                <w:i/>
                <w:lang w:val="en-US"/>
              </w:rPr>
              <w:t>st</w:t>
            </w:r>
            <w:r w:rsidRPr="00451329">
              <w:rPr>
                <w:rFonts w:eastAsia="Calibri"/>
                <w:i/>
                <w:lang w:val="en-US"/>
              </w:rPr>
              <w:t>ɛ</w:t>
            </w:r>
          </w:p>
        </w:tc>
        <w:tc>
          <w:tcPr>
            <w:tcW w:w="1141" w:type="dxa"/>
          </w:tcPr>
          <w:p w14:paraId="305307E2" w14:textId="77777777" w:rsidR="00454BDB" w:rsidRPr="00451329" w:rsidRDefault="00454BDB" w:rsidP="00E558A6">
            <w:pPr>
              <w:spacing w:line="276" w:lineRule="auto"/>
              <w:rPr>
                <w:lang w:val="en-US"/>
              </w:rPr>
            </w:pPr>
            <w:r w:rsidRPr="00451329">
              <w:rPr>
                <w:lang w:val="en-US"/>
              </w:rPr>
              <w:t>Prep.</w:t>
            </w:r>
          </w:p>
        </w:tc>
        <w:tc>
          <w:tcPr>
            <w:tcW w:w="2127" w:type="dxa"/>
          </w:tcPr>
          <w:p w14:paraId="7C62415D" w14:textId="77777777" w:rsidR="00454BDB" w:rsidRPr="00451329" w:rsidRDefault="00454BDB" w:rsidP="00E558A6">
            <w:pPr>
              <w:spacing w:line="276" w:lineRule="auto"/>
              <w:rPr>
                <w:lang w:val="en-US"/>
              </w:rPr>
            </w:pPr>
            <w:r w:rsidRPr="00451329">
              <w:rPr>
                <w:lang w:val="en-US"/>
              </w:rPr>
              <w:t>Lexical Verb</w:t>
            </w:r>
          </w:p>
        </w:tc>
      </w:tr>
      <w:tr w:rsidR="00454BDB" w:rsidRPr="00451329" w14:paraId="68F175E7" w14:textId="77777777" w:rsidTr="000F05B3">
        <w:tc>
          <w:tcPr>
            <w:tcW w:w="2409" w:type="dxa"/>
          </w:tcPr>
          <w:p w14:paraId="256F5978" w14:textId="77777777" w:rsidR="00454BDB" w:rsidRPr="00451329" w:rsidRDefault="00454BDB" w:rsidP="00E558A6">
            <w:pPr>
              <w:spacing w:line="276" w:lineRule="auto"/>
              <w:rPr>
                <w:lang w:val="en-US"/>
              </w:rPr>
            </w:pPr>
            <w:r w:rsidRPr="00451329">
              <w:rPr>
                <w:lang w:val="en-US"/>
              </w:rPr>
              <w:t>1SG</w:t>
            </w:r>
          </w:p>
        </w:tc>
        <w:tc>
          <w:tcPr>
            <w:tcW w:w="2115" w:type="dxa"/>
          </w:tcPr>
          <w:p w14:paraId="3BC81DEC" w14:textId="77777777" w:rsidR="00454BDB" w:rsidRPr="00451329" w:rsidRDefault="00454BDB" w:rsidP="00E558A6">
            <w:pPr>
              <w:spacing w:line="276" w:lineRule="auto"/>
              <w:rPr>
                <w:lang w:val="en-US"/>
              </w:rPr>
            </w:pPr>
            <w:r w:rsidRPr="00451329">
              <w:rPr>
                <w:lang w:val="en-US"/>
              </w:rPr>
              <w:t>sta</w:t>
            </w:r>
          </w:p>
        </w:tc>
        <w:tc>
          <w:tcPr>
            <w:tcW w:w="1141" w:type="dxa"/>
          </w:tcPr>
          <w:p w14:paraId="0730AB99" w14:textId="77777777" w:rsidR="00454BDB" w:rsidRPr="00451329" w:rsidRDefault="00454BDB" w:rsidP="00E558A6">
            <w:pPr>
              <w:spacing w:line="276" w:lineRule="auto"/>
              <w:rPr>
                <w:lang w:val="en-US"/>
              </w:rPr>
            </w:pPr>
            <w:r w:rsidRPr="00451329">
              <w:rPr>
                <w:rFonts w:ascii="Cambria Math" w:eastAsia="MS Mincho" w:hAnsi="Cambria Math" w:cs="Cambria Math"/>
                <w:lang w:val="en-US"/>
              </w:rPr>
              <w:t>∅</w:t>
            </w:r>
          </w:p>
        </w:tc>
        <w:tc>
          <w:tcPr>
            <w:tcW w:w="2127" w:type="dxa"/>
          </w:tcPr>
          <w:p w14:paraId="7133BD48" w14:textId="77777777" w:rsidR="00454BDB" w:rsidRPr="00451329" w:rsidRDefault="00454BDB" w:rsidP="00E558A6">
            <w:pPr>
              <w:spacing w:line="276" w:lineRule="auto"/>
              <w:rPr>
                <w:lang w:val="en-US"/>
              </w:rPr>
            </w:pPr>
            <w:r w:rsidRPr="00451329">
              <w:rPr>
                <w:lang w:val="en-US"/>
              </w:rPr>
              <w:t>ffatsu</w:t>
            </w:r>
          </w:p>
        </w:tc>
      </w:tr>
      <w:tr w:rsidR="00454BDB" w:rsidRPr="00451329" w14:paraId="3E5916D4" w14:textId="77777777" w:rsidTr="000F05B3">
        <w:tc>
          <w:tcPr>
            <w:tcW w:w="2409" w:type="dxa"/>
          </w:tcPr>
          <w:p w14:paraId="12451DC6" w14:textId="77777777" w:rsidR="00454BDB" w:rsidRPr="00451329" w:rsidRDefault="00454BDB" w:rsidP="00E558A6">
            <w:pPr>
              <w:spacing w:line="276" w:lineRule="auto"/>
              <w:rPr>
                <w:lang w:val="en-US"/>
              </w:rPr>
            </w:pPr>
            <w:r w:rsidRPr="00451329">
              <w:rPr>
                <w:lang w:val="en-US"/>
              </w:rPr>
              <w:t>2SG</w:t>
            </w:r>
          </w:p>
        </w:tc>
        <w:tc>
          <w:tcPr>
            <w:tcW w:w="2115" w:type="dxa"/>
          </w:tcPr>
          <w:p w14:paraId="0093FC44" w14:textId="77777777" w:rsidR="00454BDB" w:rsidRPr="00451329" w:rsidRDefault="00454BDB" w:rsidP="00E558A6">
            <w:pPr>
              <w:spacing w:line="276" w:lineRule="auto"/>
              <w:rPr>
                <w:lang w:val="en-US"/>
              </w:rPr>
            </w:pPr>
            <w:r w:rsidRPr="00451329">
              <w:rPr>
                <w:lang w:val="en-US"/>
              </w:rPr>
              <w:t>sta</w:t>
            </w:r>
          </w:p>
        </w:tc>
        <w:tc>
          <w:tcPr>
            <w:tcW w:w="1141" w:type="dxa"/>
          </w:tcPr>
          <w:p w14:paraId="48416D2E" w14:textId="77777777" w:rsidR="00454BDB" w:rsidRPr="00451329" w:rsidRDefault="00454BDB" w:rsidP="00E558A6">
            <w:pPr>
              <w:spacing w:line="276" w:lineRule="auto"/>
              <w:rPr>
                <w:lang w:val="en-US"/>
              </w:rPr>
            </w:pPr>
            <w:r w:rsidRPr="00451329">
              <w:rPr>
                <w:rFonts w:ascii="Cambria Math" w:eastAsia="MS Mincho" w:hAnsi="Cambria Math" w:cs="Cambria Math"/>
                <w:lang w:val="en-US"/>
              </w:rPr>
              <w:t>∅</w:t>
            </w:r>
          </w:p>
        </w:tc>
        <w:tc>
          <w:tcPr>
            <w:tcW w:w="2127" w:type="dxa"/>
          </w:tcPr>
          <w:p w14:paraId="11066B8F" w14:textId="77777777" w:rsidR="00454BDB" w:rsidRPr="00451329" w:rsidRDefault="00454BDB" w:rsidP="00E558A6">
            <w:pPr>
              <w:spacing w:line="276" w:lineRule="auto"/>
              <w:rPr>
                <w:lang w:val="en-US"/>
              </w:rPr>
            </w:pPr>
            <w:r w:rsidRPr="00451329">
              <w:rPr>
                <w:lang w:val="en-US"/>
              </w:rPr>
              <w:t>ffat</w:t>
            </w:r>
            <w:r w:rsidRPr="00451329">
              <w:rPr>
                <w:rFonts w:eastAsia="Calibri"/>
                <w:lang w:val="en-US"/>
              </w:rPr>
              <w:t>ʃ</w:t>
            </w:r>
            <w:r w:rsidRPr="00451329">
              <w:rPr>
                <w:lang w:val="en-US"/>
              </w:rPr>
              <w:t>i</w:t>
            </w:r>
          </w:p>
        </w:tc>
      </w:tr>
      <w:tr w:rsidR="00454BDB" w:rsidRPr="00451329" w14:paraId="78978AF0" w14:textId="77777777" w:rsidTr="000F05B3">
        <w:tc>
          <w:tcPr>
            <w:tcW w:w="2409" w:type="dxa"/>
          </w:tcPr>
          <w:p w14:paraId="7ACDA099" w14:textId="77777777" w:rsidR="00454BDB" w:rsidRPr="00451329" w:rsidRDefault="00454BDB" w:rsidP="00E558A6">
            <w:pPr>
              <w:spacing w:line="276" w:lineRule="auto"/>
              <w:rPr>
                <w:lang w:val="en-US"/>
              </w:rPr>
            </w:pPr>
            <w:r w:rsidRPr="00451329">
              <w:rPr>
                <w:lang w:val="en-US"/>
              </w:rPr>
              <w:t>3SG</w:t>
            </w:r>
          </w:p>
        </w:tc>
        <w:tc>
          <w:tcPr>
            <w:tcW w:w="2115" w:type="dxa"/>
          </w:tcPr>
          <w:p w14:paraId="3D9708C4" w14:textId="77777777" w:rsidR="00454BDB" w:rsidRPr="00451329" w:rsidRDefault="00454BDB" w:rsidP="00E558A6">
            <w:pPr>
              <w:spacing w:line="276" w:lineRule="auto"/>
              <w:rPr>
                <w:lang w:val="en-US"/>
              </w:rPr>
            </w:pPr>
            <w:r w:rsidRPr="00451329">
              <w:rPr>
                <w:lang w:val="en-US"/>
              </w:rPr>
              <w:t>sta</w:t>
            </w:r>
          </w:p>
        </w:tc>
        <w:tc>
          <w:tcPr>
            <w:tcW w:w="1141" w:type="dxa"/>
          </w:tcPr>
          <w:p w14:paraId="6638125B" w14:textId="77777777" w:rsidR="00454BDB" w:rsidRPr="00451329" w:rsidRDefault="00454BDB" w:rsidP="00E558A6">
            <w:pPr>
              <w:spacing w:line="276" w:lineRule="auto"/>
              <w:rPr>
                <w:rFonts w:eastAsia="MS Mincho"/>
                <w:lang w:val="en-US"/>
              </w:rPr>
            </w:pPr>
            <w:r w:rsidRPr="00451329">
              <w:rPr>
                <w:rFonts w:ascii="Cambria Math" w:eastAsia="MS Mincho" w:hAnsi="Cambria Math" w:cs="Cambria Math"/>
                <w:lang w:val="en-US"/>
              </w:rPr>
              <w:t>∅</w:t>
            </w:r>
          </w:p>
        </w:tc>
        <w:tc>
          <w:tcPr>
            <w:tcW w:w="2127" w:type="dxa"/>
          </w:tcPr>
          <w:p w14:paraId="10250E05" w14:textId="77777777" w:rsidR="00454BDB" w:rsidRPr="00451329" w:rsidRDefault="00454BDB" w:rsidP="00E558A6">
            <w:pPr>
              <w:spacing w:line="276" w:lineRule="auto"/>
              <w:rPr>
                <w:lang w:val="en-US"/>
              </w:rPr>
            </w:pPr>
            <w:r w:rsidRPr="00451329">
              <w:rPr>
                <w:lang w:val="en-US"/>
              </w:rPr>
              <w:t>ffat</w:t>
            </w:r>
            <w:r w:rsidRPr="00451329">
              <w:rPr>
                <w:rFonts w:eastAsia="Calibri"/>
                <w:lang w:val="en-US"/>
              </w:rPr>
              <w:t>ʃ</w:t>
            </w:r>
            <w:r w:rsidRPr="00451329">
              <w:rPr>
                <w:lang w:val="en-US"/>
              </w:rPr>
              <w:t>i</w:t>
            </w:r>
          </w:p>
        </w:tc>
      </w:tr>
      <w:tr w:rsidR="00454BDB" w:rsidRPr="00451329" w14:paraId="5F3CE361" w14:textId="77777777" w:rsidTr="000F05B3">
        <w:tc>
          <w:tcPr>
            <w:tcW w:w="2409" w:type="dxa"/>
          </w:tcPr>
          <w:p w14:paraId="68BA1112" w14:textId="77777777" w:rsidR="00454BDB" w:rsidRPr="00451329" w:rsidRDefault="00454BDB" w:rsidP="00E558A6">
            <w:pPr>
              <w:spacing w:line="276" w:lineRule="auto"/>
              <w:rPr>
                <w:lang w:val="en-US"/>
              </w:rPr>
            </w:pPr>
            <w:r w:rsidRPr="00451329">
              <w:rPr>
                <w:lang w:val="en-US"/>
              </w:rPr>
              <w:t>1PL</w:t>
            </w:r>
          </w:p>
        </w:tc>
        <w:tc>
          <w:tcPr>
            <w:tcW w:w="2115" w:type="dxa"/>
          </w:tcPr>
          <w:p w14:paraId="452DD15B" w14:textId="77777777" w:rsidR="00454BDB" w:rsidRPr="00451329" w:rsidRDefault="00454BDB" w:rsidP="00E558A6">
            <w:pPr>
              <w:spacing w:line="276" w:lineRule="auto"/>
              <w:rPr>
                <w:lang w:val="en-US"/>
              </w:rPr>
            </w:pPr>
            <w:r w:rsidRPr="00451329">
              <w:rPr>
                <w:lang w:val="en-US"/>
              </w:rPr>
              <w:t>sta</w:t>
            </w:r>
          </w:p>
        </w:tc>
        <w:tc>
          <w:tcPr>
            <w:tcW w:w="1141" w:type="dxa"/>
          </w:tcPr>
          <w:p w14:paraId="09C56688" w14:textId="77777777" w:rsidR="00454BDB" w:rsidRPr="00451329" w:rsidRDefault="00454BDB" w:rsidP="00E558A6">
            <w:pPr>
              <w:spacing w:line="276" w:lineRule="auto"/>
              <w:rPr>
                <w:lang w:val="en-US"/>
              </w:rPr>
            </w:pPr>
            <w:r w:rsidRPr="00451329">
              <w:rPr>
                <w:rFonts w:ascii="Cambria Math" w:eastAsia="MS Mincho" w:hAnsi="Cambria Math" w:cs="Cambria Math"/>
                <w:lang w:val="en-US"/>
              </w:rPr>
              <w:t>∅</w:t>
            </w:r>
          </w:p>
        </w:tc>
        <w:tc>
          <w:tcPr>
            <w:tcW w:w="2127" w:type="dxa"/>
          </w:tcPr>
          <w:p w14:paraId="74FB140B" w14:textId="77777777" w:rsidR="00454BDB" w:rsidRPr="00451329" w:rsidRDefault="00454BDB" w:rsidP="00E558A6">
            <w:pPr>
              <w:spacing w:line="276" w:lineRule="auto"/>
              <w:rPr>
                <w:lang w:val="en-US"/>
              </w:rPr>
            </w:pPr>
            <w:r w:rsidRPr="00451329">
              <w:rPr>
                <w:lang w:val="en-US"/>
              </w:rPr>
              <w:t>ffat</w:t>
            </w:r>
            <w:r w:rsidRPr="00451329">
              <w:rPr>
                <w:rFonts w:eastAsia="Calibri"/>
                <w:lang w:val="en-US"/>
              </w:rPr>
              <w:t>ʃ</w:t>
            </w:r>
            <w:r w:rsidRPr="00451329">
              <w:rPr>
                <w:lang w:val="en-US"/>
              </w:rPr>
              <w:t>imu</w:t>
            </w:r>
          </w:p>
        </w:tc>
      </w:tr>
      <w:tr w:rsidR="00454BDB" w:rsidRPr="00451329" w14:paraId="2A0E71BC" w14:textId="77777777" w:rsidTr="000F05B3">
        <w:tc>
          <w:tcPr>
            <w:tcW w:w="2409" w:type="dxa"/>
          </w:tcPr>
          <w:p w14:paraId="3DEBE3F8" w14:textId="77777777" w:rsidR="00454BDB" w:rsidRPr="00451329" w:rsidRDefault="00454BDB" w:rsidP="00E558A6">
            <w:pPr>
              <w:spacing w:line="276" w:lineRule="auto"/>
              <w:rPr>
                <w:lang w:val="en-US"/>
              </w:rPr>
            </w:pPr>
            <w:r w:rsidRPr="00451329">
              <w:rPr>
                <w:lang w:val="en-US"/>
              </w:rPr>
              <w:t>2PL</w:t>
            </w:r>
          </w:p>
        </w:tc>
        <w:tc>
          <w:tcPr>
            <w:tcW w:w="2115" w:type="dxa"/>
          </w:tcPr>
          <w:p w14:paraId="1D9571DE" w14:textId="77777777" w:rsidR="00454BDB" w:rsidRPr="00451329" w:rsidRDefault="00454BDB" w:rsidP="00E558A6">
            <w:pPr>
              <w:spacing w:line="276" w:lineRule="auto"/>
              <w:rPr>
                <w:lang w:val="en-US"/>
              </w:rPr>
            </w:pPr>
            <w:r w:rsidRPr="00451329">
              <w:rPr>
                <w:lang w:val="en-US"/>
              </w:rPr>
              <w:t>sta</w:t>
            </w:r>
          </w:p>
        </w:tc>
        <w:tc>
          <w:tcPr>
            <w:tcW w:w="1141" w:type="dxa"/>
          </w:tcPr>
          <w:p w14:paraId="093E2426" w14:textId="77777777" w:rsidR="00454BDB" w:rsidRPr="00451329" w:rsidRDefault="00454BDB" w:rsidP="00E558A6">
            <w:pPr>
              <w:spacing w:line="276" w:lineRule="auto"/>
              <w:rPr>
                <w:lang w:val="en-US"/>
              </w:rPr>
            </w:pPr>
            <w:r w:rsidRPr="00451329">
              <w:rPr>
                <w:rFonts w:ascii="Cambria Math" w:eastAsia="MS Mincho" w:hAnsi="Cambria Math" w:cs="Cambria Math"/>
                <w:lang w:val="en-US"/>
              </w:rPr>
              <w:t>∅</w:t>
            </w:r>
          </w:p>
        </w:tc>
        <w:tc>
          <w:tcPr>
            <w:tcW w:w="2127" w:type="dxa"/>
          </w:tcPr>
          <w:p w14:paraId="2FFD78C2" w14:textId="77777777" w:rsidR="00454BDB" w:rsidRPr="00451329" w:rsidRDefault="00454BDB" w:rsidP="00E558A6">
            <w:pPr>
              <w:spacing w:line="276" w:lineRule="auto"/>
              <w:rPr>
                <w:lang w:val="en-US"/>
              </w:rPr>
            </w:pPr>
            <w:r w:rsidRPr="00451329">
              <w:rPr>
                <w:lang w:val="en-US"/>
              </w:rPr>
              <w:t>ffat</w:t>
            </w:r>
            <w:r w:rsidRPr="00451329">
              <w:rPr>
                <w:rFonts w:eastAsia="Calibri"/>
                <w:lang w:val="en-US"/>
              </w:rPr>
              <w:t>ʃ</w:t>
            </w:r>
            <w:r w:rsidRPr="00451329">
              <w:rPr>
                <w:lang w:val="en-US"/>
              </w:rPr>
              <w:t>iti</w:t>
            </w:r>
          </w:p>
        </w:tc>
      </w:tr>
      <w:tr w:rsidR="00454BDB" w:rsidRPr="00451329" w14:paraId="52F51F32" w14:textId="77777777" w:rsidTr="000F05B3">
        <w:trPr>
          <w:trHeight w:val="276"/>
        </w:trPr>
        <w:tc>
          <w:tcPr>
            <w:tcW w:w="2409" w:type="dxa"/>
          </w:tcPr>
          <w:p w14:paraId="072E092D" w14:textId="77777777" w:rsidR="00454BDB" w:rsidRPr="00451329" w:rsidRDefault="00454BDB" w:rsidP="00E558A6">
            <w:pPr>
              <w:spacing w:line="276" w:lineRule="auto"/>
              <w:rPr>
                <w:lang w:val="en-US"/>
              </w:rPr>
            </w:pPr>
            <w:r w:rsidRPr="00451329">
              <w:rPr>
                <w:lang w:val="en-US"/>
              </w:rPr>
              <w:t>3PL</w:t>
            </w:r>
          </w:p>
        </w:tc>
        <w:tc>
          <w:tcPr>
            <w:tcW w:w="2115" w:type="dxa"/>
          </w:tcPr>
          <w:p w14:paraId="0C22A897" w14:textId="77777777" w:rsidR="00454BDB" w:rsidRPr="00451329" w:rsidRDefault="00454BDB" w:rsidP="00E558A6">
            <w:pPr>
              <w:spacing w:line="276" w:lineRule="auto"/>
              <w:rPr>
                <w:lang w:val="en-US"/>
              </w:rPr>
            </w:pPr>
            <w:r w:rsidRPr="00451329">
              <w:rPr>
                <w:lang w:val="en-US"/>
              </w:rPr>
              <w:t>sta</w:t>
            </w:r>
          </w:p>
        </w:tc>
        <w:tc>
          <w:tcPr>
            <w:tcW w:w="1141" w:type="dxa"/>
          </w:tcPr>
          <w:p w14:paraId="28AA66E6" w14:textId="77777777" w:rsidR="00454BDB" w:rsidRPr="00451329" w:rsidRDefault="00454BDB" w:rsidP="00E558A6">
            <w:pPr>
              <w:spacing w:line="276" w:lineRule="auto"/>
              <w:rPr>
                <w:lang w:val="en-US"/>
              </w:rPr>
            </w:pPr>
            <w:r w:rsidRPr="00451329">
              <w:rPr>
                <w:rFonts w:ascii="Cambria Math" w:eastAsia="MS Mincho" w:hAnsi="Cambria Math" w:cs="Cambria Math"/>
                <w:lang w:val="en-US"/>
              </w:rPr>
              <w:t>∅</w:t>
            </w:r>
          </w:p>
        </w:tc>
        <w:tc>
          <w:tcPr>
            <w:tcW w:w="2127" w:type="dxa"/>
          </w:tcPr>
          <w:p w14:paraId="2C3A4851" w14:textId="77777777" w:rsidR="00454BDB" w:rsidRPr="00451329" w:rsidRDefault="00454BDB" w:rsidP="00E558A6">
            <w:pPr>
              <w:spacing w:line="276" w:lineRule="auto"/>
              <w:rPr>
                <w:lang w:val="en-US"/>
              </w:rPr>
            </w:pPr>
            <w:r w:rsidRPr="00451329">
              <w:rPr>
                <w:lang w:val="en-US"/>
              </w:rPr>
              <w:t>ffannu</w:t>
            </w:r>
          </w:p>
        </w:tc>
      </w:tr>
    </w:tbl>
    <w:p w14:paraId="20BA9DDA" w14:textId="77777777" w:rsidR="00454BDB" w:rsidRPr="00451329" w:rsidRDefault="00454BDB" w:rsidP="00E558A6">
      <w:pPr>
        <w:spacing w:line="276" w:lineRule="auto"/>
        <w:rPr>
          <w:lang w:val="en-US"/>
        </w:rPr>
      </w:pPr>
    </w:p>
    <w:p w14:paraId="31EA56F3" w14:textId="108C0545" w:rsidR="0043141D" w:rsidRDefault="00087C97" w:rsidP="00367C9E">
      <w:pPr>
        <w:spacing w:line="276" w:lineRule="auto"/>
        <w:rPr>
          <w:ins w:id="210" w:author="Utente di Microsoft Office" w:date="2018-06-19T17:46:00Z"/>
          <w:lang w:val="en-US"/>
        </w:rPr>
      </w:pPr>
      <w:ins w:id="211" w:author="Utente di Microsoft Office" w:date="2018-06-19T11:43:00Z">
        <w:r>
          <w:rPr>
            <w:lang w:val="en-US"/>
          </w:rPr>
          <w:t xml:space="preserve">Apparently, </w:t>
        </w:r>
      </w:ins>
      <w:ins w:id="212" w:author="Utente di Microsoft Office" w:date="2018-06-19T11:44:00Z">
        <w:r>
          <w:rPr>
            <w:lang w:val="en-US"/>
          </w:rPr>
          <w:t>i</w:t>
        </w:r>
      </w:ins>
      <w:del w:id="213" w:author="Utente di Microsoft Office" w:date="2018-06-19T11:43:00Z">
        <w:r w:rsidR="00454BDB" w:rsidRPr="00451329" w:rsidDel="00087C97">
          <w:rPr>
            <w:lang w:val="en-US"/>
          </w:rPr>
          <w:delText>I</w:delText>
        </w:r>
      </w:del>
      <w:r w:rsidR="00454BDB" w:rsidRPr="00451329">
        <w:rPr>
          <w:lang w:val="en-US"/>
        </w:rPr>
        <w:t>n all the varieties in which there are specialized forms for the aspectual auxiliary, we do not find any restriction on the inflection of the embedded verb. So while in Conversanese (Table 1) there are no specialized forms for the auxiliary, and with 1</w:t>
      </w:r>
      <w:r w:rsidR="00454BDB" w:rsidRPr="00451329">
        <w:rPr>
          <w:vertAlign w:val="superscript"/>
          <w:lang w:val="en-US"/>
        </w:rPr>
        <w:t>st</w:t>
      </w:r>
      <w:r w:rsidR="00454BDB" w:rsidRPr="00451329">
        <w:rPr>
          <w:lang w:val="en-US"/>
        </w:rPr>
        <w:t xml:space="preserve"> pl and 2</w:t>
      </w:r>
      <w:r w:rsidR="00454BDB" w:rsidRPr="00451329">
        <w:rPr>
          <w:vertAlign w:val="superscript"/>
          <w:lang w:val="en-US"/>
        </w:rPr>
        <w:t>nd</w:t>
      </w:r>
      <w:r w:rsidR="00454BDB" w:rsidRPr="00451329">
        <w:rPr>
          <w:lang w:val="en-US"/>
        </w:rPr>
        <w:t xml:space="preserve"> pl we do not find the full inflected embedded verb, in the other varieties, when the aspectual auxiliary has specialized forms, the embedded verb is always inflected. </w:t>
      </w:r>
      <w:ins w:id="214" w:author="Utente di Microsoft Office" w:date="2018-06-19T12:09:00Z">
        <w:r w:rsidR="00AF10E7">
          <w:rPr>
            <w:lang w:val="en-US"/>
          </w:rPr>
          <w:t>While this generalization seems to hold for the Apulian varieties under analysis</w:t>
        </w:r>
      </w:ins>
      <w:ins w:id="215" w:author="Utente di Microsoft Office" w:date="2018-06-19T12:17:00Z">
        <w:r w:rsidR="00B9552E">
          <w:rPr>
            <w:lang w:val="en-US"/>
          </w:rPr>
          <w:t xml:space="preserve"> (</w:t>
        </w:r>
        <w:del w:id="216" w:author="Matthew Reeve" w:date="2018-06-20T11:56:00Z">
          <w:r w:rsidR="00B9552E" w:rsidDel="00B940E5">
            <w:rPr>
              <w:lang w:val="en-US"/>
            </w:rPr>
            <w:delText>t</w:delText>
          </w:r>
        </w:del>
      </w:ins>
      <w:ins w:id="217" w:author="Matthew Reeve" w:date="2018-06-20T11:56:00Z">
        <w:r w:rsidR="00B940E5">
          <w:rPr>
            <w:lang w:val="en-US"/>
          </w:rPr>
          <w:t>T</w:t>
        </w:r>
      </w:ins>
      <w:ins w:id="218" w:author="Utente di Microsoft Office" w:date="2018-06-19T12:17:00Z">
        <w:r w:rsidR="00B9552E">
          <w:rPr>
            <w:lang w:val="en-US"/>
          </w:rPr>
          <w:t>able</w:t>
        </w:r>
      </w:ins>
      <w:ins w:id="219" w:author="Matthew Reeve" w:date="2018-06-20T11:55:00Z">
        <w:r w:rsidR="00B940E5">
          <w:rPr>
            <w:lang w:val="en-US"/>
          </w:rPr>
          <w:t>s</w:t>
        </w:r>
      </w:ins>
      <w:ins w:id="220" w:author="Utente di Microsoft Office" w:date="2018-06-19T12:17:00Z">
        <w:r w:rsidR="00B9552E">
          <w:rPr>
            <w:lang w:val="en-US"/>
          </w:rPr>
          <w:t xml:space="preserve"> 1</w:t>
        </w:r>
      </w:ins>
      <w:ins w:id="221" w:author="Matthew Reeve" w:date="2018-06-20T11:56:00Z">
        <w:r w:rsidR="00B940E5" w:rsidRPr="00367C9E">
          <w:rPr>
            <w:lang w:val="en-US"/>
          </w:rPr>
          <w:t>–</w:t>
        </w:r>
      </w:ins>
      <w:ins w:id="222" w:author="Utente di Microsoft Office" w:date="2018-06-19T12:17:00Z">
        <w:del w:id="223" w:author="Matthew Reeve" w:date="2018-06-20T11:56:00Z">
          <w:r w:rsidR="00B9552E" w:rsidDel="00B940E5">
            <w:rPr>
              <w:lang w:val="en-US"/>
            </w:rPr>
            <w:delText>-</w:delText>
          </w:r>
        </w:del>
        <w:r w:rsidR="00B9552E">
          <w:rPr>
            <w:lang w:val="en-US"/>
          </w:rPr>
          <w:t>3)</w:t>
        </w:r>
      </w:ins>
      <w:ins w:id="224" w:author="Utente di Microsoft Office" w:date="2018-06-19T12:09:00Z">
        <w:r w:rsidR="00AF10E7">
          <w:rPr>
            <w:lang w:val="en-US"/>
          </w:rPr>
          <w:t xml:space="preserve">, it is not attested in </w:t>
        </w:r>
      </w:ins>
      <w:ins w:id="225" w:author="Utente di Microsoft Office" w:date="2018-06-19T12:14:00Z">
        <w:r w:rsidR="00B979ED">
          <w:rPr>
            <w:lang w:val="en-US"/>
          </w:rPr>
          <w:t>all</w:t>
        </w:r>
        <w:del w:id="226" w:author="Matthew Reeve" w:date="2018-06-20T11:56:00Z">
          <w:r w:rsidR="00B979ED" w:rsidDel="00B940E5">
            <w:rPr>
              <w:lang w:val="en-US"/>
            </w:rPr>
            <w:delText xml:space="preserve"> the</w:delText>
          </w:r>
        </w:del>
        <w:r w:rsidR="00B979ED">
          <w:rPr>
            <w:lang w:val="en-US"/>
          </w:rPr>
          <w:t xml:space="preserve"> varieties (including </w:t>
        </w:r>
        <w:del w:id="227" w:author="Matthew Reeve" w:date="2018-06-20T11:56:00Z">
          <w:r w:rsidR="00B979ED" w:rsidDel="00B940E5">
            <w:rPr>
              <w:lang w:val="en-US"/>
            </w:rPr>
            <w:delText>the</w:delText>
          </w:r>
        </w:del>
      </w:ins>
      <w:ins w:id="228" w:author="Utente di Microsoft Office" w:date="2018-06-19T12:15:00Z">
        <w:del w:id="229" w:author="Matthew Reeve" w:date="2018-06-20T11:56:00Z">
          <w:r w:rsidR="00B9552E" w:rsidDel="00B940E5">
            <w:rPr>
              <w:lang w:val="en-US"/>
            </w:rPr>
            <w:delText xml:space="preserve"> ones</w:delText>
          </w:r>
        </w:del>
      </w:ins>
      <w:ins w:id="230" w:author="Matthew Reeve" w:date="2018-06-20T11:56:00Z">
        <w:r w:rsidR="00B940E5">
          <w:rPr>
            <w:lang w:val="en-US"/>
          </w:rPr>
          <w:t>those</w:t>
        </w:r>
      </w:ins>
      <w:ins w:id="231" w:author="Utente di Microsoft Office" w:date="2018-06-19T12:15:00Z">
        <w:r w:rsidR="00B9552E">
          <w:rPr>
            <w:lang w:val="en-US"/>
          </w:rPr>
          <w:t xml:space="preserve"> from Sicily, Calabria and Salento) </w:t>
        </w:r>
      </w:ins>
      <w:ins w:id="232" w:author="Utente di Microsoft Office" w:date="2018-06-19T12:17:00Z">
        <w:r w:rsidR="00B9552E">
          <w:rPr>
            <w:lang w:val="en-US"/>
          </w:rPr>
          <w:t>described</w:t>
        </w:r>
      </w:ins>
      <w:ins w:id="233" w:author="Utente di Microsoft Office" w:date="2018-06-19T12:15:00Z">
        <w:r w:rsidR="00B9552E">
          <w:rPr>
            <w:lang w:val="en-US"/>
          </w:rPr>
          <w:t xml:space="preserve"> </w:t>
        </w:r>
      </w:ins>
      <w:ins w:id="234" w:author="Utente di Microsoft Office" w:date="2018-06-19T12:17:00Z">
        <w:r w:rsidR="00B9552E">
          <w:rPr>
            <w:lang w:val="en-US"/>
          </w:rPr>
          <w:t xml:space="preserve">by </w:t>
        </w:r>
      </w:ins>
      <w:ins w:id="235" w:author="Utente di Microsoft Office" w:date="2018-06-19T12:15:00Z">
        <w:r w:rsidR="00B9552E">
          <w:rPr>
            <w:lang w:val="en-US"/>
          </w:rPr>
          <w:t>Manzini et al</w:t>
        </w:r>
        <w:del w:id="236" w:author="Matthew Reeve" w:date="2018-06-20T11:56:00Z">
          <w:r w:rsidR="00B9552E" w:rsidDel="00B940E5">
            <w:rPr>
              <w:lang w:val="en-US"/>
            </w:rPr>
            <w:delText xml:space="preserve"> </w:delText>
          </w:r>
        </w:del>
        <w:r w:rsidR="00B9552E">
          <w:rPr>
            <w:lang w:val="en-US"/>
          </w:rPr>
          <w:t xml:space="preserve">. </w:t>
        </w:r>
      </w:ins>
      <w:ins w:id="237" w:author="Utente di Microsoft Office" w:date="2018-06-19T12:28:00Z">
        <w:r w:rsidR="001E282A">
          <w:rPr>
            <w:lang w:val="en-US"/>
          </w:rPr>
          <w:t>(</w:t>
        </w:r>
      </w:ins>
      <w:ins w:id="238" w:author="Utente di Microsoft Office" w:date="2018-06-19T12:15:00Z">
        <w:r w:rsidR="00B9552E">
          <w:rPr>
            <w:lang w:val="en-US"/>
          </w:rPr>
          <w:t>2017</w:t>
        </w:r>
      </w:ins>
      <w:ins w:id="239" w:author="Utente di Microsoft Office" w:date="2018-06-19T12:28:00Z">
        <w:r w:rsidR="001E282A">
          <w:rPr>
            <w:lang w:val="en-US"/>
          </w:rPr>
          <w:t>)</w:t>
        </w:r>
      </w:ins>
      <w:ins w:id="240" w:author="Utente di Microsoft Office" w:date="2018-06-19T12:15:00Z">
        <w:del w:id="241" w:author="Matthew Reeve" w:date="2018-06-20T11:56:00Z">
          <w:r w:rsidR="00B9552E" w:rsidDel="00B940E5">
            <w:rPr>
              <w:lang w:val="en-US"/>
            </w:rPr>
            <w:delText>:</w:delText>
          </w:r>
        </w:del>
      </w:ins>
      <w:ins w:id="242" w:author="Matthew Reeve" w:date="2018-06-20T11:56:00Z">
        <w:r w:rsidR="00B940E5">
          <w:rPr>
            <w:lang w:val="en-US"/>
          </w:rPr>
          <w:t>.</w:t>
        </w:r>
      </w:ins>
      <w:ins w:id="243" w:author="Utente di Microsoft Office" w:date="2018-06-19T12:15:00Z">
        <w:r w:rsidR="00B9552E">
          <w:rPr>
            <w:lang w:val="en-US"/>
          </w:rPr>
          <w:t xml:space="preserve"> </w:t>
        </w:r>
        <w:del w:id="244" w:author="Matthew Reeve" w:date="2018-06-20T11:56:00Z">
          <w:r w:rsidR="00B9552E" w:rsidDel="00B940E5">
            <w:rPr>
              <w:lang w:val="en-US"/>
            </w:rPr>
            <w:delText>f</w:delText>
          </w:r>
        </w:del>
      </w:ins>
      <w:ins w:id="245" w:author="Matthew Reeve" w:date="2018-06-20T11:56:00Z">
        <w:r w:rsidR="00B940E5">
          <w:rPr>
            <w:lang w:val="en-US"/>
          </w:rPr>
          <w:t>F</w:t>
        </w:r>
      </w:ins>
      <w:ins w:id="246" w:author="Utente di Microsoft Office" w:date="2018-06-19T12:15:00Z">
        <w:r w:rsidR="00B9552E">
          <w:rPr>
            <w:lang w:val="en-US"/>
          </w:rPr>
          <w:t>ollowing these authors</w:t>
        </w:r>
      </w:ins>
      <w:ins w:id="247" w:author="Matthew Reeve" w:date="2018-06-20T11:56:00Z">
        <w:r w:rsidR="00B940E5">
          <w:rPr>
            <w:lang w:val="en-US"/>
          </w:rPr>
          <w:t>,</w:t>
        </w:r>
      </w:ins>
      <w:ins w:id="248" w:author="Utente di Microsoft Office" w:date="2018-06-19T12:15:00Z">
        <w:r w:rsidR="00B9552E">
          <w:rPr>
            <w:lang w:val="en-US"/>
          </w:rPr>
          <w:t xml:space="preserve"> </w:t>
        </w:r>
      </w:ins>
      <w:ins w:id="249" w:author="Matthew Reeve" w:date="2018-06-20T12:23:00Z">
        <w:r w:rsidR="002E041D">
          <w:rPr>
            <w:lang w:val="en-US"/>
          </w:rPr>
          <w:t xml:space="preserve">we assume that </w:t>
        </w:r>
      </w:ins>
      <w:ins w:id="250" w:author="Utente di Microsoft Office" w:date="2018-06-19T12:16:00Z">
        <w:r w:rsidR="00B9552E">
          <w:rPr>
            <w:lang w:val="en-US"/>
          </w:rPr>
          <w:t>different</w:t>
        </w:r>
      </w:ins>
      <w:ins w:id="251" w:author="Utente di Microsoft Office" w:date="2018-06-19T12:15:00Z">
        <w:r w:rsidR="00B9552E">
          <w:rPr>
            <w:lang w:val="en-US"/>
          </w:rPr>
          <w:t xml:space="preserve"> </w:t>
        </w:r>
      </w:ins>
      <w:ins w:id="252" w:author="Utente di Microsoft Office" w:date="2018-06-19T12:16:00Z">
        <w:r w:rsidR="00B9552E">
          <w:rPr>
            <w:lang w:val="en-US"/>
          </w:rPr>
          <w:t>micro</w:t>
        </w:r>
        <w:del w:id="253" w:author="Matthew Reeve" w:date="2018-06-20T11:56:00Z">
          <w:r w:rsidR="00B9552E" w:rsidDel="00B940E5">
            <w:rPr>
              <w:lang w:val="en-US"/>
            </w:rPr>
            <w:delText xml:space="preserve"> </w:delText>
          </w:r>
        </w:del>
      </w:ins>
      <w:ins w:id="254" w:author="Matthew Reeve" w:date="2018-06-20T11:59:00Z">
        <w:r w:rsidR="000F65A3">
          <w:rPr>
            <w:lang w:val="en-US"/>
          </w:rPr>
          <w:t>-</w:t>
        </w:r>
      </w:ins>
      <w:ins w:id="255" w:author="Utente di Microsoft Office" w:date="2018-06-19T12:16:00Z">
        <w:r w:rsidR="00B9552E">
          <w:rPr>
            <w:lang w:val="en-US"/>
          </w:rPr>
          <w:t xml:space="preserve">parameters </w:t>
        </w:r>
      </w:ins>
      <w:ins w:id="256" w:author="Utente di Microsoft Office" w:date="2018-06-19T12:29:00Z">
        <w:r w:rsidR="0075058A">
          <w:rPr>
            <w:lang w:val="en-US"/>
          </w:rPr>
          <w:t>cluster together</w:t>
        </w:r>
      </w:ins>
      <w:ins w:id="257" w:author="Utente di Microsoft Office" w:date="2018-06-19T12:16:00Z">
        <w:r w:rsidR="00B9552E">
          <w:rPr>
            <w:lang w:val="en-US"/>
          </w:rPr>
          <w:t xml:space="preserve"> </w:t>
        </w:r>
      </w:ins>
      <w:ins w:id="258" w:author="Utente di Microsoft Office" w:date="2018-06-19T17:23:00Z">
        <w:r w:rsidR="004638C9">
          <w:rPr>
            <w:lang w:val="en-US"/>
          </w:rPr>
          <w:t>across varieties</w:t>
        </w:r>
      </w:ins>
      <w:ins w:id="259" w:author="Matthew Reeve" w:date="2018-06-20T11:57:00Z">
        <w:r w:rsidR="00B940E5">
          <w:rPr>
            <w:lang w:val="en-US"/>
          </w:rPr>
          <w:t>,</w:t>
        </w:r>
      </w:ins>
      <w:ins w:id="260" w:author="Utente di Microsoft Office" w:date="2018-06-19T17:23:00Z">
        <w:r w:rsidR="004638C9">
          <w:rPr>
            <w:lang w:val="en-US"/>
          </w:rPr>
          <w:t xml:space="preserve"> </w:t>
        </w:r>
      </w:ins>
      <w:ins w:id="261" w:author="Utente di Microsoft Office" w:date="2018-06-19T12:18:00Z">
        <w:r w:rsidR="0012430F">
          <w:rPr>
            <w:lang w:val="en-US"/>
          </w:rPr>
          <w:t>such as</w:t>
        </w:r>
      </w:ins>
      <w:ins w:id="262" w:author="Utente di Microsoft Office" w:date="2018-06-19T12:24:00Z">
        <w:r w:rsidR="00424F02">
          <w:rPr>
            <w:lang w:val="en-US"/>
          </w:rPr>
          <w:t xml:space="preserve"> the presence/</w:t>
        </w:r>
        <w:r w:rsidR="00F108C1">
          <w:rPr>
            <w:lang w:val="en-US"/>
          </w:rPr>
          <w:t xml:space="preserve">absence of the preposition </w:t>
        </w:r>
        <w:r w:rsidR="00F108C1" w:rsidRPr="00F108C1">
          <w:rPr>
            <w:i/>
            <w:lang w:val="en-US"/>
            <w:rPrChange w:id="263" w:author="Utente di Microsoft Office" w:date="2018-06-19T12:25:00Z">
              <w:rPr>
                <w:lang w:val="en-US"/>
              </w:rPr>
            </w:rPrChange>
          </w:rPr>
          <w:t>a</w:t>
        </w:r>
        <w:r w:rsidR="00F108C1">
          <w:rPr>
            <w:lang w:val="en-US"/>
          </w:rPr>
          <w:t xml:space="preserve"> </w:t>
        </w:r>
      </w:ins>
      <w:ins w:id="264" w:author="Utente di Microsoft Office" w:date="2018-06-19T12:18:00Z">
        <w:del w:id="265" w:author="Matthew Reeve" w:date="2018-06-20T11:57:00Z">
          <w:r w:rsidR="0012430F" w:rsidDel="00B940E5">
            <w:rPr>
              <w:lang w:val="en-US"/>
            </w:rPr>
            <w:delText xml:space="preserve"> </w:delText>
          </w:r>
        </w:del>
      </w:ins>
      <w:ins w:id="266" w:author="Utente di Microsoft Office" w:date="2018-06-19T12:43:00Z">
        <w:r w:rsidR="001B51EC">
          <w:rPr>
            <w:lang w:val="en-US"/>
          </w:rPr>
          <w:t xml:space="preserve">and </w:t>
        </w:r>
      </w:ins>
      <w:ins w:id="267" w:author="Utente di Microsoft Office" w:date="2018-06-19T12:18:00Z">
        <w:r w:rsidR="0012430F">
          <w:rPr>
            <w:lang w:val="en-US"/>
          </w:rPr>
          <w:t xml:space="preserve">the </w:t>
        </w:r>
      </w:ins>
      <w:ins w:id="268" w:author="Utente di Microsoft Office" w:date="2018-06-19T17:16:00Z">
        <w:r w:rsidR="00424F02">
          <w:rPr>
            <w:lang w:val="en-US"/>
          </w:rPr>
          <w:t>inflectional morphology</w:t>
        </w:r>
      </w:ins>
      <w:ins w:id="269" w:author="Utente di Microsoft Office" w:date="2018-06-19T12:18:00Z">
        <w:r w:rsidR="0012430F">
          <w:rPr>
            <w:lang w:val="en-US"/>
          </w:rPr>
          <w:t xml:space="preserve"> </w:t>
        </w:r>
        <w:del w:id="270" w:author="Matthew Reeve" w:date="2018-06-20T11:57:00Z">
          <w:r w:rsidR="0012430F" w:rsidDel="00B940E5">
            <w:rPr>
              <w:lang w:val="en-US"/>
            </w:rPr>
            <w:delText>of</w:delText>
          </w:r>
        </w:del>
      </w:ins>
      <w:ins w:id="271" w:author="Matthew Reeve" w:date="2018-06-20T11:57:00Z">
        <w:r w:rsidR="00B940E5">
          <w:rPr>
            <w:lang w:val="en-US"/>
          </w:rPr>
          <w:t>on</w:t>
        </w:r>
      </w:ins>
      <w:ins w:id="272" w:author="Utente di Microsoft Office" w:date="2018-06-19T12:18:00Z">
        <w:r w:rsidR="0012430F">
          <w:rPr>
            <w:lang w:val="en-US"/>
          </w:rPr>
          <w:t xml:space="preserve"> the specialized forms of the </w:t>
        </w:r>
      </w:ins>
      <w:ins w:id="273" w:author="Utente di Microsoft Office" w:date="2018-06-19T12:15:00Z">
        <w:r w:rsidR="0012430F">
          <w:rPr>
            <w:lang w:val="en-US"/>
          </w:rPr>
          <w:t xml:space="preserve">auxiliary. </w:t>
        </w:r>
      </w:ins>
      <w:ins w:id="274" w:author="Utente di Microsoft Office" w:date="2018-06-19T12:32:00Z">
        <w:r w:rsidR="00367C9E">
          <w:rPr>
            <w:lang w:val="en-US"/>
          </w:rPr>
          <w:t xml:space="preserve">In </w:t>
        </w:r>
      </w:ins>
      <w:ins w:id="275" w:author="Utente di Microsoft Office" w:date="2018-06-19T17:16:00Z">
        <w:r w:rsidR="004D723E">
          <w:rPr>
            <w:lang w:val="en-US"/>
          </w:rPr>
          <w:t>the majority of varieties, Manzini et al. found that</w:t>
        </w:r>
        <w:del w:id="276" w:author="Matthew Reeve" w:date="2018-06-20T12:23:00Z">
          <w:r w:rsidR="004D723E" w:rsidDel="002E041D">
            <w:rPr>
              <w:lang w:val="en-US"/>
            </w:rPr>
            <w:delText xml:space="preserve"> </w:delText>
          </w:r>
        </w:del>
      </w:ins>
      <w:ins w:id="277" w:author="Utente di Microsoft Office" w:date="2018-06-19T12:32:00Z">
        <w:r w:rsidR="00367C9E" w:rsidRPr="00367C9E">
          <w:rPr>
            <w:lang w:val="en-US"/>
          </w:rPr>
          <w:t xml:space="preserve"> only one</w:t>
        </w:r>
        <w:r w:rsidR="00367C9E">
          <w:rPr>
            <w:lang w:val="en-US"/>
          </w:rPr>
          <w:t xml:space="preserve"> </w:t>
        </w:r>
        <w:r w:rsidR="00367C9E" w:rsidRPr="00367C9E">
          <w:rPr>
            <w:lang w:val="en-US"/>
          </w:rPr>
          <w:t>verb</w:t>
        </w:r>
      </w:ins>
      <w:ins w:id="278" w:author="Utente di Microsoft Office" w:date="2018-06-19T16:19:00Z">
        <w:r w:rsidR="00A6213D">
          <w:rPr>
            <w:lang w:val="en-US"/>
          </w:rPr>
          <w:t xml:space="preserve"> show</w:t>
        </w:r>
      </w:ins>
      <w:ins w:id="279" w:author="Utente di Microsoft Office" w:date="2018-06-19T17:17:00Z">
        <w:r w:rsidR="004D723E">
          <w:rPr>
            <w:lang w:val="en-US"/>
          </w:rPr>
          <w:t>s</w:t>
        </w:r>
      </w:ins>
      <w:ins w:id="280" w:author="Utente di Microsoft Office" w:date="2018-06-19T16:19:00Z">
        <w:r w:rsidR="00A6213D">
          <w:rPr>
            <w:lang w:val="en-US"/>
          </w:rPr>
          <w:t xml:space="preserve"> the complete inflectional paradigm</w:t>
        </w:r>
      </w:ins>
      <w:ins w:id="281" w:author="Matthew Reeve" w:date="2018-06-20T11:57:00Z">
        <w:r w:rsidR="00B940E5">
          <w:rPr>
            <w:lang w:val="en-US"/>
          </w:rPr>
          <w:t>,</w:t>
        </w:r>
      </w:ins>
      <w:ins w:id="282" w:author="Utente di Microsoft Office" w:date="2018-06-19T17:17:00Z">
        <w:r w:rsidR="004D723E">
          <w:rPr>
            <w:lang w:val="en-US"/>
          </w:rPr>
          <w:t xml:space="preserve"> either the auxiliary or the embedded verb</w:t>
        </w:r>
      </w:ins>
      <w:ins w:id="283" w:author="Utente di Microsoft Office" w:date="2018-06-19T12:32:00Z">
        <w:del w:id="284" w:author="Matthew Reeve" w:date="2018-06-20T11:57:00Z">
          <w:r w:rsidR="00367C9E" w:rsidDel="00B940E5">
            <w:rPr>
              <w:lang w:val="en-US"/>
            </w:rPr>
            <w:delText>:</w:delText>
          </w:r>
        </w:del>
      </w:ins>
      <w:ins w:id="285" w:author="Matthew Reeve" w:date="2018-06-20T11:57:00Z">
        <w:r w:rsidR="00B940E5">
          <w:rPr>
            <w:lang w:val="en-US"/>
          </w:rPr>
          <w:t>;</w:t>
        </w:r>
      </w:ins>
      <w:ins w:id="286" w:author="Utente di Microsoft Office" w:date="2018-06-19T12:32:00Z">
        <w:r w:rsidR="00367C9E">
          <w:rPr>
            <w:lang w:val="en-US"/>
          </w:rPr>
          <w:t xml:space="preserve"> </w:t>
        </w:r>
      </w:ins>
      <w:ins w:id="287" w:author="Utente di Microsoft Office" w:date="2018-06-19T17:18:00Z">
        <w:r w:rsidR="004D723E">
          <w:rPr>
            <w:lang w:val="en-US"/>
          </w:rPr>
          <w:t xml:space="preserve">a huge number </w:t>
        </w:r>
      </w:ins>
      <w:ins w:id="288" w:author="Utente di Microsoft Office" w:date="2018-06-19T12:32:00Z">
        <w:r w:rsidR="00367C9E" w:rsidRPr="00367C9E">
          <w:rPr>
            <w:lang w:val="en-US"/>
          </w:rPr>
          <w:t>of dialects</w:t>
        </w:r>
        <w:r w:rsidR="00367C9E">
          <w:rPr>
            <w:lang w:val="en-US"/>
          </w:rPr>
          <w:t xml:space="preserve"> </w:t>
        </w:r>
        <w:r w:rsidR="00367C9E" w:rsidRPr="00367C9E">
          <w:rPr>
            <w:lang w:val="en-US"/>
          </w:rPr>
          <w:t>have inflections on the embedded verb – with the possibility of partial phi</w:t>
        </w:r>
      </w:ins>
      <w:ins w:id="289" w:author="Utente di Microsoft Office" w:date="2018-06-19T12:33:00Z">
        <w:r w:rsidR="00367C9E">
          <w:rPr>
            <w:lang w:val="en-US"/>
          </w:rPr>
          <w:t>-</w:t>
        </w:r>
      </w:ins>
      <w:ins w:id="290" w:author="Utente di Microsoft Office" w:date="2018-06-19T12:32:00Z">
        <w:r w:rsidR="00367C9E" w:rsidRPr="00367C9E">
          <w:rPr>
            <w:lang w:val="en-US"/>
          </w:rPr>
          <w:t>feature</w:t>
        </w:r>
        <w:del w:id="291" w:author="Matthew Reeve" w:date="2018-06-20T11:57:00Z">
          <w:r w:rsidR="00367C9E" w:rsidRPr="00367C9E" w:rsidDel="00B940E5">
            <w:rPr>
              <w:lang w:val="en-US"/>
            </w:rPr>
            <w:delText>s</w:delText>
          </w:r>
        </w:del>
      </w:ins>
      <w:ins w:id="292" w:author="Utente di Microsoft Office" w:date="2018-06-19T12:33:00Z">
        <w:r w:rsidR="00367C9E">
          <w:rPr>
            <w:lang w:val="en-US"/>
          </w:rPr>
          <w:t xml:space="preserve"> </w:t>
        </w:r>
      </w:ins>
      <w:ins w:id="293" w:author="Utente di Microsoft Office" w:date="2018-06-19T12:32:00Z">
        <w:r w:rsidR="00367C9E" w:rsidRPr="00367C9E">
          <w:rPr>
            <w:lang w:val="en-US"/>
          </w:rPr>
          <w:t>inflection on the matrix verb</w:t>
        </w:r>
      </w:ins>
      <w:ins w:id="294" w:author="Utente di Microsoft Office" w:date="2018-06-19T12:33:00Z">
        <w:r w:rsidR="00367C9E">
          <w:rPr>
            <w:lang w:val="en-US"/>
          </w:rPr>
          <w:t xml:space="preserve"> (as in the </w:t>
        </w:r>
      </w:ins>
      <w:ins w:id="295" w:author="Utente di Microsoft Office" w:date="2018-06-19T12:34:00Z">
        <w:r w:rsidR="004D723E">
          <w:rPr>
            <w:lang w:val="en-US"/>
          </w:rPr>
          <w:t>reduced forms of</w:t>
        </w:r>
        <w:r w:rsidR="00367C9E">
          <w:rPr>
            <w:lang w:val="en-US"/>
          </w:rPr>
          <w:t xml:space="preserve"> the </w:t>
        </w:r>
      </w:ins>
      <w:ins w:id="296" w:author="Utente di Microsoft Office" w:date="2018-06-19T12:33:00Z">
        <w:r w:rsidR="00367C9E">
          <w:rPr>
            <w:lang w:val="en-US"/>
          </w:rPr>
          <w:t xml:space="preserve">specialized auxiliary </w:t>
        </w:r>
        <w:del w:id="297" w:author="Matthew Reeve" w:date="2018-06-20T11:58:00Z">
          <w:r w:rsidR="00367C9E" w:rsidDel="00B940E5">
            <w:rPr>
              <w:lang w:val="en-US"/>
            </w:rPr>
            <w:delText xml:space="preserve"> </w:delText>
          </w:r>
        </w:del>
        <w:r w:rsidR="00367C9E">
          <w:rPr>
            <w:lang w:val="en-US"/>
          </w:rPr>
          <w:t>in the case</w:t>
        </w:r>
      </w:ins>
      <w:ins w:id="298" w:author="Matthew Reeve" w:date="2018-06-20T11:58:00Z">
        <w:r w:rsidR="00B940E5">
          <w:rPr>
            <w:lang w:val="en-US"/>
          </w:rPr>
          <w:t>s</w:t>
        </w:r>
      </w:ins>
      <w:ins w:id="299" w:author="Utente di Microsoft Office" w:date="2018-06-19T12:33:00Z">
        <w:r w:rsidR="00367C9E">
          <w:rPr>
            <w:lang w:val="en-US"/>
          </w:rPr>
          <w:t xml:space="preserve"> of Putignano </w:t>
        </w:r>
      </w:ins>
      <w:ins w:id="300" w:author="Utente di Microsoft Office" w:date="2018-06-19T12:34:00Z">
        <w:r w:rsidR="00DF1D17">
          <w:rPr>
            <w:lang w:val="en-US"/>
          </w:rPr>
          <w:t>in T</w:t>
        </w:r>
        <w:r w:rsidR="00367C9E">
          <w:rPr>
            <w:lang w:val="en-US"/>
          </w:rPr>
          <w:t xml:space="preserve">able 2 </w:t>
        </w:r>
      </w:ins>
      <w:ins w:id="301" w:author="Utente di Microsoft Office" w:date="2018-06-19T12:33:00Z">
        <w:r w:rsidR="00367C9E">
          <w:rPr>
            <w:lang w:val="en-US"/>
          </w:rPr>
          <w:t>and Martina Franca</w:t>
        </w:r>
      </w:ins>
      <w:ins w:id="302" w:author="Utente di Microsoft Office" w:date="2018-06-19T12:34:00Z">
        <w:r w:rsidR="00DF1D17">
          <w:rPr>
            <w:lang w:val="en-US"/>
          </w:rPr>
          <w:t xml:space="preserve"> in T</w:t>
        </w:r>
        <w:r w:rsidR="00367C9E">
          <w:rPr>
            <w:lang w:val="en-US"/>
          </w:rPr>
          <w:t>able 3</w:t>
        </w:r>
      </w:ins>
      <w:ins w:id="303" w:author="Utente di Microsoft Office" w:date="2018-06-19T12:33:00Z">
        <w:r w:rsidR="00367C9E">
          <w:rPr>
            <w:lang w:val="en-US"/>
          </w:rPr>
          <w:t>)</w:t>
        </w:r>
      </w:ins>
      <w:ins w:id="304" w:author="Utente di Microsoft Office" w:date="2018-06-19T12:32:00Z">
        <w:r w:rsidR="0043141D">
          <w:rPr>
            <w:lang w:val="en-US"/>
          </w:rPr>
          <w:t xml:space="preserve">. </w:t>
        </w:r>
      </w:ins>
      <w:ins w:id="305" w:author="Utente di Microsoft Office" w:date="2018-06-19T17:19:00Z">
        <w:del w:id="306" w:author="Matthew Reeve" w:date="2018-06-20T11:58:00Z">
          <w:r w:rsidR="0043141D" w:rsidDel="00B940E5">
            <w:rPr>
              <w:lang w:val="en-US"/>
            </w:rPr>
            <w:delText>So</w:delText>
          </w:r>
        </w:del>
      </w:ins>
      <w:ins w:id="307" w:author="Matthew Reeve" w:date="2018-06-20T11:58:00Z">
        <w:r w:rsidR="00B940E5">
          <w:rPr>
            <w:lang w:val="en-US"/>
          </w:rPr>
          <w:t>Thus</w:t>
        </w:r>
      </w:ins>
      <w:ins w:id="308" w:author="Utente di Microsoft Office" w:date="2018-06-19T17:19:00Z">
        <w:r w:rsidR="0043141D">
          <w:rPr>
            <w:lang w:val="en-US"/>
          </w:rPr>
          <w:t>,</w:t>
        </w:r>
      </w:ins>
      <w:ins w:id="309" w:author="Utente di Microsoft Office" w:date="2018-06-19T12:32:00Z">
        <w:r w:rsidR="0043141D">
          <w:rPr>
            <w:lang w:val="en-US"/>
          </w:rPr>
          <w:t xml:space="preserve"> the parametric variation seem</w:t>
        </w:r>
      </w:ins>
      <w:ins w:id="310" w:author="Utente di Microsoft Office" w:date="2018-06-19T17:22:00Z">
        <w:r w:rsidR="004638C9">
          <w:rPr>
            <w:lang w:val="en-US"/>
          </w:rPr>
          <w:t>s</w:t>
        </w:r>
      </w:ins>
      <w:ins w:id="311" w:author="Utente di Microsoft Office" w:date="2018-06-19T12:32:00Z">
        <w:r w:rsidR="001B51EC">
          <w:rPr>
            <w:lang w:val="en-US"/>
          </w:rPr>
          <w:t xml:space="preserve"> to be linked </w:t>
        </w:r>
      </w:ins>
      <w:ins w:id="312" w:author="Utente di Microsoft Office" w:date="2018-06-19T17:20:00Z">
        <w:r w:rsidR="0043141D">
          <w:rPr>
            <w:lang w:val="en-US"/>
          </w:rPr>
          <w:t xml:space="preserve">mainly </w:t>
        </w:r>
      </w:ins>
      <w:ins w:id="313" w:author="Utente di Microsoft Office" w:date="2018-06-19T12:32:00Z">
        <w:r w:rsidR="001B51EC">
          <w:rPr>
            <w:lang w:val="en-US"/>
          </w:rPr>
          <w:t xml:space="preserve">to </w:t>
        </w:r>
      </w:ins>
      <w:ins w:id="314" w:author="Utente di Microsoft Office" w:date="2018-06-19T17:20:00Z">
        <w:r w:rsidR="0043141D">
          <w:rPr>
            <w:lang w:val="en-US"/>
          </w:rPr>
          <w:t>where the inflection</w:t>
        </w:r>
        <w:del w:id="315" w:author="Matthew Reeve" w:date="2018-06-20T11:58:00Z">
          <w:r w:rsidR="0043141D" w:rsidDel="00B940E5">
            <w:rPr>
              <w:lang w:val="en-US"/>
            </w:rPr>
            <w:delText>s</w:delText>
          </w:r>
        </w:del>
        <w:r w:rsidR="0043141D">
          <w:rPr>
            <w:lang w:val="en-US"/>
          </w:rPr>
          <w:t xml:space="preserve"> </w:t>
        </w:r>
        <w:del w:id="316" w:author="Matthew Reeve" w:date="2018-06-20T11:58:00Z">
          <w:r w:rsidR="0043141D" w:rsidDel="00B940E5">
            <w:rPr>
              <w:lang w:val="en-US"/>
            </w:rPr>
            <w:delText>is shown</w:delText>
          </w:r>
        </w:del>
      </w:ins>
      <w:ins w:id="317" w:author="Matthew Reeve" w:date="2018-06-20T11:58:00Z">
        <w:r w:rsidR="00B940E5">
          <w:rPr>
            <w:lang w:val="en-US"/>
          </w:rPr>
          <w:t>appears:</w:t>
        </w:r>
      </w:ins>
      <w:ins w:id="318" w:author="Utente di Microsoft Office" w:date="2018-06-19T17:20:00Z">
        <w:r w:rsidR="0043141D">
          <w:rPr>
            <w:lang w:val="en-US"/>
          </w:rPr>
          <w:t xml:space="preserve"> </w:t>
        </w:r>
      </w:ins>
      <w:ins w:id="319" w:author="Utente di Microsoft Office" w:date="2018-06-19T17:21:00Z">
        <w:del w:id="320" w:author="Matthew Reeve" w:date="2018-06-20T11:58:00Z">
          <w:r w:rsidR="0043141D" w:rsidDel="00B940E5">
            <w:rPr>
              <w:lang w:val="en-US"/>
            </w:rPr>
            <w:delText xml:space="preserve">whether </w:delText>
          </w:r>
        </w:del>
      </w:ins>
      <w:ins w:id="321" w:author="Utente di Microsoft Office" w:date="2018-06-19T17:20:00Z">
        <w:r w:rsidR="0043141D">
          <w:rPr>
            <w:lang w:val="en-US"/>
          </w:rPr>
          <w:t xml:space="preserve">on the </w:t>
        </w:r>
      </w:ins>
      <w:ins w:id="322" w:author="Utente di Microsoft Office" w:date="2018-06-19T17:21:00Z">
        <w:r w:rsidR="0043141D">
          <w:rPr>
            <w:lang w:val="en-US"/>
          </w:rPr>
          <w:t>auxiliary</w:t>
        </w:r>
      </w:ins>
      <w:ins w:id="323" w:author="Utente di Microsoft Office" w:date="2018-06-19T17:22:00Z">
        <w:r w:rsidR="004638C9">
          <w:rPr>
            <w:lang w:val="en-US"/>
          </w:rPr>
          <w:t>,</w:t>
        </w:r>
      </w:ins>
      <w:ins w:id="324" w:author="Utente di Microsoft Office" w:date="2018-06-19T17:21:00Z">
        <w:r w:rsidR="0043141D">
          <w:rPr>
            <w:lang w:val="en-US"/>
          </w:rPr>
          <w:t xml:space="preserve"> </w:t>
        </w:r>
      </w:ins>
      <w:ins w:id="325" w:author="Utente di Microsoft Office" w:date="2018-06-19T17:22:00Z">
        <w:r w:rsidR="004638C9">
          <w:rPr>
            <w:lang w:val="en-US"/>
          </w:rPr>
          <w:t xml:space="preserve">on </w:t>
        </w:r>
      </w:ins>
      <w:ins w:id="326" w:author="Utente di Microsoft Office" w:date="2018-06-19T17:21:00Z">
        <w:r w:rsidR="0043141D">
          <w:rPr>
            <w:lang w:val="en-US"/>
          </w:rPr>
          <w:t xml:space="preserve">the embedded </w:t>
        </w:r>
        <w:r w:rsidR="008D71F7">
          <w:rPr>
            <w:lang w:val="en-US"/>
          </w:rPr>
          <w:t>verb</w:t>
        </w:r>
      </w:ins>
      <w:ins w:id="327" w:author="Utente di Microsoft Office" w:date="2018-06-19T17:22:00Z">
        <w:r w:rsidR="004638C9">
          <w:rPr>
            <w:lang w:val="en-US"/>
          </w:rPr>
          <w:t xml:space="preserve"> or on both. </w:t>
        </w:r>
      </w:ins>
      <w:ins w:id="328" w:author="Utente di Microsoft Office" w:date="2018-06-19T17:23:00Z">
        <w:r w:rsidR="00574989">
          <w:rPr>
            <w:rStyle w:val="a4"/>
            <w:lang w:val="en-US"/>
          </w:rPr>
          <w:footnoteReference w:id="6"/>
        </w:r>
      </w:ins>
    </w:p>
    <w:p w14:paraId="3246821F" w14:textId="0B94F4A7" w:rsidR="00454BDB" w:rsidRPr="00451329" w:rsidRDefault="00EA7C43" w:rsidP="00367C9E">
      <w:pPr>
        <w:spacing w:line="276" w:lineRule="auto"/>
        <w:rPr>
          <w:lang w:val="en-US"/>
        </w:rPr>
      </w:pPr>
      <w:ins w:id="386" w:author="Utente di Microsoft Office" w:date="2018-06-19T17:46:00Z">
        <w:r>
          <w:rPr>
            <w:lang w:val="en-US"/>
          </w:rPr>
          <w:lastRenderedPageBreak/>
          <w:t>In many varieties</w:t>
        </w:r>
      </w:ins>
      <w:ins w:id="387" w:author="Matthew Reeve" w:date="2018-06-20T12:00:00Z">
        <w:r w:rsidR="000F65A3">
          <w:rPr>
            <w:lang w:val="en-US"/>
          </w:rPr>
          <w:t>,</w:t>
        </w:r>
      </w:ins>
      <w:ins w:id="388" w:author="Utente di Microsoft Office" w:date="2018-06-19T17:46:00Z">
        <w:r>
          <w:rPr>
            <w:lang w:val="en-US"/>
          </w:rPr>
          <w:t xml:space="preserve"> </w:t>
        </w:r>
      </w:ins>
      <w:ins w:id="389" w:author="Utente di Microsoft Office" w:date="2018-06-19T17:48:00Z">
        <w:r w:rsidR="00454024">
          <w:rPr>
            <w:lang w:val="en-US"/>
          </w:rPr>
          <w:t>Manzini et al.</w:t>
        </w:r>
      </w:ins>
      <w:ins w:id="390" w:author="Matthew Reeve" w:date="2018-06-20T12:00:00Z">
        <w:r w:rsidR="000F65A3">
          <w:rPr>
            <w:lang w:val="en-US"/>
          </w:rPr>
          <w:t xml:space="preserve"> </w:t>
        </w:r>
      </w:ins>
      <w:ins w:id="391" w:author="Utente di Microsoft Office" w:date="2018-06-19T17:56:00Z">
        <w:r w:rsidR="003B45AA">
          <w:rPr>
            <w:lang w:val="en-US"/>
          </w:rPr>
          <w:t>(2017)</w:t>
        </w:r>
      </w:ins>
      <w:ins w:id="392" w:author="Utente di Microsoft Office" w:date="2018-06-19T17:48:00Z">
        <w:r w:rsidR="00454024">
          <w:rPr>
            <w:lang w:val="en-US"/>
          </w:rPr>
          <w:t xml:space="preserve"> do not find a 1</w:t>
        </w:r>
        <w:r w:rsidR="00454024" w:rsidRPr="00454024">
          <w:rPr>
            <w:vertAlign w:val="superscript"/>
            <w:lang w:val="en-US"/>
            <w:rPrChange w:id="393" w:author="Utente di Microsoft Office" w:date="2018-06-19T17:48:00Z">
              <w:rPr>
                <w:lang w:val="en-US"/>
              </w:rPr>
            </w:rPrChange>
          </w:rPr>
          <w:t>st</w:t>
        </w:r>
        <w:r w:rsidR="00454024">
          <w:rPr>
            <w:lang w:val="en-US"/>
          </w:rPr>
          <w:t xml:space="preserve"> and 2</w:t>
        </w:r>
        <w:r w:rsidR="00454024" w:rsidRPr="00454024">
          <w:rPr>
            <w:vertAlign w:val="superscript"/>
            <w:lang w:val="en-US"/>
            <w:rPrChange w:id="394" w:author="Utente di Microsoft Office" w:date="2018-06-19T17:48:00Z">
              <w:rPr>
                <w:lang w:val="en-US"/>
              </w:rPr>
            </w:rPrChange>
          </w:rPr>
          <w:t>nd</w:t>
        </w:r>
        <w:del w:id="395" w:author="Matthew Reeve" w:date="2018-06-20T12:00:00Z">
          <w:r w:rsidR="00454024" w:rsidDel="000F65A3">
            <w:rPr>
              <w:lang w:val="en-US"/>
            </w:rPr>
            <w:delText xml:space="preserve"> pl </w:delText>
          </w:r>
        </w:del>
        <w:r w:rsidR="00454024">
          <w:rPr>
            <w:lang w:val="en-US"/>
          </w:rPr>
          <w:t xml:space="preserve"> </w:t>
        </w:r>
      </w:ins>
      <w:ins w:id="396" w:author="Utente di Microsoft Office" w:date="2018-06-19T17:46:00Z">
        <w:r>
          <w:rPr>
            <w:lang w:val="en-US"/>
          </w:rPr>
          <w:t>person</w:t>
        </w:r>
      </w:ins>
      <w:ins w:id="397" w:author="Matthew Reeve" w:date="2018-06-20T12:00:00Z">
        <w:r w:rsidR="000F65A3">
          <w:rPr>
            <w:lang w:val="en-US"/>
          </w:rPr>
          <w:t xml:space="preserve"> plural</w:t>
        </w:r>
      </w:ins>
      <w:ins w:id="398" w:author="Utente di Microsoft Office" w:date="2018-06-19T17:46:00Z">
        <w:r>
          <w:rPr>
            <w:lang w:val="en-US"/>
          </w:rPr>
          <w:t xml:space="preserve"> split </w:t>
        </w:r>
      </w:ins>
      <w:ins w:id="399" w:author="Utente di Microsoft Office" w:date="2018-06-19T17:48:00Z">
        <w:r w:rsidR="00454024">
          <w:rPr>
            <w:lang w:val="en-US"/>
          </w:rPr>
          <w:t>for finite</w:t>
        </w:r>
        <w:del w:id="400" w:author="Matthew Reeve" w:date="2018-06-20T12:00:00Z">
          <w:r w:rsidR="00454024" w:rsidDel="000F65A3">
            <w:rPr>
              <w:lang w:val="en-US"/>
            </w:rPr>
            <w:delText xml:space="preserve"> </w:delText>
          </w:r>
        </w:del>
        <w:r w:rsidR="00454024">
          <w:rPr>
            <w:lang w:val="en-US"/>
          </w:rPr>
          <w:t>/</w:t>
        </w:r>
        <w:del w:id="401" w:author="Matthew Reeve" w:date="2018-06-20T12:00:00Z">
          <w:r w:rsidR="00454024" w:rsidDel="000F65A3">
            <w:rPr>
              <w:lang w:val="en-US"/>
            </w:rPr>
            <w:delText xml:space="preserve"> in</w:delText>
          </w:r>
        </w:del>
      </w:ins>
      <w:ins w:id="402" w:author="Matthew Reeve" w:date="2018-06-20T12:00:00Z">
        <w:r w:rsidR="000F65A3">
          <w:rPr>
            <w:lang w:val="en-US"/>
          </w:rPr>
          <w:t>non-</w:t>
        </w:r>
      </w:ins>
      <w:ins w:id="403" w:author="Utente di Microsoft Office" w:date="2018-06-19T17:48:00Z">
        <w:r w:rsidR="00454024">
          <w:rPr>
            <w:lang w:val="en-US"/>
          </w:rPr>
          <w:t>finite embedding</w:t>
        </w:r>
      </w:ins>
      <w:ins w:id="404" w:author="Matthew Reeve" w:date="2018-06-20T12:00:00Z">
        <w:r w:rsidR="000F65A3">
          <w:rPr>
            <w:lang w:val="en-US"/>
          </w:rPr>
          <w:t>;</w:t>
        </w:r>
      </w:ins>
      <w:ins w:id="405" w:author="Utente di Microsoft Office" w:date="2018-06-19T17:48:00Z">
        <w:r w:rsidR="00454024">
          <w:rPr>
            <w:lang w:val="en-US"/>
          </w:rPr>
          <w:t xml:space="preserve"> </w:t>
        </w:r>
        <w:del w:id="406" w:author="Matthew Reeve" w:date="2018-06-20T12:00:00Z">
          <w:r w:rsidR="00454024" w:rsidDel="000F65A3">
            <w:rPr>
              <w:lang w:val="en-US"/>
            </w:rPr>
            <w:delText>but</w:delText>
          </w:r>
        </w:del>
      </w:ins>
      <w:ins w:id="407" w:author="Matthew Reeve" w:date="2018-06-20T12:00:00Z">
        <w:r w:rsidR="000F65A3">
          <w:rPr>
            <w:lang w:val="en-US"/>
          </w:rPr>
          <w:t>rather,</w:t>
        </w:r>
      </w:ins>
      <w:ins w:id="408" w:author="Utente di Microsoft Office" w:date="2018-06-19T17:48:00Z">
        <w:r w:rsidR="00454024">
          <w:rPr>
            <w:lang w:val="en-US"/>
          </w:rPr>
          <w:t xml:space="preserve"> the spli</w:t>
        </w:r>
      </w:ins>
      <w:ins w:id="409" w:author="Utente di Microsoft Office" w:date="2018-06-19T17:51:00Z">
        <w:r w:rsidR="00CF2A3A">
          <w:rPr>
            <w:lang w:val="en-US"/>
          </w:rPr>
          <w:t>t</w:t>
        </w:r>
      </w:ins>
      <w:ins w:id="410" w:author="Matthew Reeve" w:date="2018-06-20T12:00:00Z">
        <w:r w:rsidR="000F65A3">
          <w:rPr>
            <w:lang w:val="en-US"/>
          </w:rPr>
          <w:t>s</w:t>
        </w:r>
      </w:ins>
      <w:ins w:id="411" w:author="Utente di Microsoft Office" w:date="2018-06-19T17:48:00Z">
        <w:r w:rsidR="00454024">
          <w:rPr>
            <w:lang w:val="en-US"/>
          </w:rPr>
          <w:t xml:space="preserve"> </w:t>
        </w:r>
        <w:del w:id="412" w:author="Matthew Reeve" w:date="2018-06-20T12:00:00Z">
          <w:r w:rsidR="00454024" w:rsidDel="000F65A3">
            <w:rPr>
              <w:lang w:val="en-US"/>
            </w:rPr>
            <w:delText xml:space="preserve">may </w:delText>
          </w:r>
        </w:del>
        <w:r w:rsidR="00454024">
          <w:rPr>
            <w:lang w:val="en-US"/>
          </w:rPr>
          <w:t>involve different person</w:t>
        </w:r>
      </w:ins>
      <w:ins w:id="413" w:author="Utente di Microsoft Office" w:date="2018-06-19T19:39:00Z">
        <w:r w:rsidR="009A2647">
          <w:rPr>
            <w:lang w:val="en-US"/>
          </w:rPr>
          <w:t>s</w:t>
        </w:r>
      </w:ins>
      <w:ins w:id="414" w:author="Utente di Microsoft Office" w:date="2018-06-19T17:48:00Z">
        <w:r w:rsidR="00454024">
          <w:rPr>
            <w:lang w:val="en-US"/>
          </w:rPr>
          <w:t xml:space="preserve"> or </w:t>
        </w:r>
        <w:del w:id="415" w:author="Matthew Reeve" w:date="2018-06-20T12:01:00Z">
          <w:r w:rsidR="00454024" w:rsidDel="000F65A3">
            <w:rPr>
              <w:lang w:val="en-US"/>
            </w:rPr>
            <w:delText xml:space="preserve">just </w:delText>
          </w:r>
        </w:del>
      </w:ins>
      <w:ins w:id="416" w:author="Utente di Microsoft Office" w:date="2018-06-19T19:39:00Z">
        <w:r w:rsidR="009A2647">
          <w:rPr>
            <w:lang w:val="en-US"/>
          </w:rPr>
          <w:t xml:space="preserve">the </w:t>
        </w:r>
      </w:ins>
      <w:ins w:id="417" w:author="Utente di Microsoft Office" w:date="2018-06-19T17:48:00Z">
        <w:r w:rsidR="00454024">
          <w:rPr>
            <w:lang w:val="en-US"/>
          </w:rPr>
          <w:t xml:space="preserve">number </w:t>
        </w:r>
      </w:ins>
      <w:ins w:id="418" w:author="Utente di Microsoft Office" w:date="2018-06-19T19:39:00Z">
        <w:r w:rsidR="009A2647">
          <w:rPr>
            <w:lang w:val="en-US"/>
          </w:rPr>
          <w:t>feature</w:t>
        </w:r>
      </w:ins>
      <w:ins w:id="419" w:author="Matthew Reeve" w:date="2018-06-20T12:01:00Z">
        <w:r w:rsidR="000F65A3">
          <w:rPr>
            <w:lang w:val="en-US"/>
          </w:rPr>
          <w:t xml:space="preserve"> alone</w:t>
        </w:r>
      </w:ins>
      <w:ins w:id="420" w:author="Utente di Microsoft Office" w:date="2018-06-19T19:39:00Z">
        <w:r w:rsidR="009A2647">
          <w:rPr>
            <w:lang w:val="en-US"/>
          </w:rPr>
          <w:t xml:space="preserve"> </w:t>
        </w:r>
      </w:ins>
      <w:ins w:id="421" w:author="Utente di Microsoft Office" w:date="2018-06-19T17:48:00Z">
        <w:r w:rsidR="00454024">
          <w:rPr>
            <w:lang w:val="en-US"/>
          </w:rPr>
          <w:t>(singular vs. plural</w:t>
        </w:r>
      </w:ins>
      <w:ins w:id="422" w:author="Utente di Microsoft Office" w:date="2018-06-19T17:49:00Z">
        <w:r w:rsidR="00454024">
          <w:rPr>
            <w:lang w:val="en-US"/>
          </w:rPr>
          <w:t>).</w:t>
        </w:r>
      </w:ins>
      <w:ins w:id="423" w:author="Utente di Microsoft Office" w:date="2018-06-19T17:50:00Z">
        <w:r w:rsidR="009E3E03">
          <w:rPr>
            <w:rStyle w:val="a4"/>
            <w:lang w:val="en-US"/>
          </w:rPr>
          <w:footnoteReference w:id="7"/>
        </w:r>
      </w:ins>
      <w:ins w:id="428" w:author="Utente di Microsoft Office" w:date="2018-06-19T17:49:00Z">
        <w:r w:rsidR="00454024">
          <w:rPr>
            <w:lang w:val="en-US"/>
          </w:rPr>
          <w:t xml:space="preserve"> </w:t>
        </w:r>
      </w:ins>
      <w:ins w:id="429" w:author="Utente di Microsoft Office" w:date="2018-06-19T17:56:00Z">
        <w:del w:id="430" w:author="Matthew Reeve" w:date="2018-06-20T12:01:00Z">
          <w:r w:rsidR="003B45AA" w:rsidDel="000F65A3">
            <w:rPr>
              <w:lang w:val="en-US"/>
            </w:rPr>
            <w:delText xml:space="preserve"> </w:delText>
          </w:r>
        </w:del>
      </w:ins>
      <w:ins w:id="431" w:author="Utente di Microsoft Office" w:date="2018-06-19T17:51:00Z">
        <w:del w:id="432" w:author="Matthew Reeve" w:date="2018-06-22T11:02:00Z">
          <w:r w:rsidR="00CF2A3A" w:rsidDel="00A77446">
            <w:rPr>
              <w:lang w:val="en-US"/>
            </w:rPr>
            <w:delText>In our respect</w:delText>
          </w:r>
        </w:del>
      </w:ins>
      <w:ins w:id="433" w:author="Matthew Reeve" w:date="2018-06-22T11:02:00Z">
        <w:r w:rsidR="00A77446">
          <w:rPr>
            <w:lang w:val="en-US"/>
          </w:rPr>
          <w:t>With regard</w:t>
        </w:r>
      </w:ins>
      <w:ins w:id="434" w:author="Matthew Reeve" w:date="2018-06-22T11:03:00Z">
        <w:r w:rsidR="00A77446">
          <w:rPr>
            <w:lang w:val="en-US"/>
          </w:rPr>
          <w:t xml:space="preserve"> to our data,</w:t>
        </w:r>
      </w:ins>
      <w:ins w:id="435" w:author="Utente di Microsoft Office" w:date="2018-06-19T17:51:00Z">
        <w:r w:rsidR="00CF2A3A">
          <w:rPr>
            <w:lang w:val="en-US"/>
          </w:rPr>
          <w:t xml:space="preserve"> the </w:t>
        </w:r>
      </w:ins>
      <w:ins w:id="436" w:author="Utente di Microsoft Office" w:date="2018-06-19T17:52:00Z">
        <w:r w:rsidR="00FB71E5">
          <w:rPr>
            <w:lang w:val="en-US"/>
          </w:rPr>
          <w:t>1</w:t>
        </w:r>
        <w:r w:rsidR="00FB71E5" w:rsidRPr="00FB71E5">
          <w:rPr>
            <w:vertAlign w:val="superscript"/>
            <w:lang w:val="en-US"/>
            <w:rPrChange w:id="437" w:author="Utente di Microsoft Office" w:date="2018-06-19T17:52:00Z">
              <w:rPr>
                <w:lang w:val="en-US"/>
              </w:rPr>
            </w:rPrChange>
          </w:rPr>
          <w:t>st</w:t>
        </w:r>
        <w:r w:rsidR="00FB71E5">
          <w:rPr>
            <w:lang w:val="en-US"/>
          </w:rPr>
          <w:t xml:space="preserve"> </w:t>
        </w:r>
        <w:r w:rsidR="003B45AA">
          <w:rPr>
            <w:lang w:val="en-US"/>
          </w:rPr>
          <w:t>and 2</w:t>
        </w:r>
        <w:r w:rsidR="003B45AA" w:rsidRPr="003B45AA">
          <w:rPr>
            <w:vertAlign w:val="superscript"/>
            <w:lang w:val="en-US"/>
            <w:rPrChange w:id="438" w:author="Utente di Microsoft Office" w:date="2018-06-19T17:56:00Z">
              <w:rPr>
                <w:lang w:val="en-US"/>
              </w:rPr>
            </w:rPrChange>
          </w:rPr>
          <w:t>nd</w:t>
        </w:r>
        <w:r w:rsidR="003B45AA">
          <w:rPr>
            <w:lang w:val="en-US"/>
          </w:rPr>
          <w:t xml:space="preserve"> </w:t>
        </w:r>
        <w:del w:id="439" w:author="Matthew Reeve" w:date="2018-06-22T11:03:00Z">
          <w:r w:rsidR="00FB71E5" w:rsidDel="00A77446">
            <w:rPr>
              <w:lang w:val="en-US"/>
            </w:rPr>
            <w:delText xml:space="preserve">pl </w:delText>
          </w:r>
        </w:del>
      </w:ins>
      <w:ins w:id="440" w:author="Utente di Microsoft Office" w:date="2018-06-19T17:51:00Z">
        <w:r w:rsidR="00CF2A3A">
          <w:rPr>
            <w:lang w:val="en-US"/>
          </w:rPr>
          <w:t>person</w:t>
        </w:r>
      </w:ins>
      <w:ins w:id="441" w:author="Matthew Reeve" w:date="2018-06-22T11:03:00Z">
        <w:r w:rsidR="00A77446">
          <w:rPr>
            <w:lang w:val="en-US"/>
          </w:rPr>
          <w:t xml:space="preserve"> plural</w:t>
        </w:r>
      </w:ins>
      <w:ins w:id="442" w:author="Utente di Microsoft Office" w:date="2018-06-19T17:51:00Z">
        <w:r w:rsidR="00CF2A3A">
          <w:rPr>
            <w:lang w:val="en-US"/>
          </w:rPr>
          <w:t xml:space="preserve"> split found in the distribution of the progressive aspectual inflect</w:t>
        </w:r>
      </w:ins>
      <w:ins w:id="443" w:author="Utente di Microsoft Office" w:date="2018-06-19T17:52:00Z">
        <w:r w:rsidR="00CF2A3A">
          <w:rPr>
            <w:lang w:val="en-US"/>
          </w:rPr>
          <w:t xml:space="preserve">ed construction in Conversanese </w:t>
        </w:r>
        <w:r w:rsidR="00FB71E5">
          <w:rPr>
            <w:lang w:val="en-US"/>
          </w:rPr>
          <w:t>is linked to a general pattern found across Romance varieties</w:t>
        </w:r>
      </w:ins>
      <w:ins w:id="444" w:author="Matthew Reeve" w:date="2018-06-22T11:03:00Z">
        <w:r w:rsidR="00A77446">
          <w:rPr>
            <w:lang w:val="en-US"/>
          </w:rPr>
          <w:t>,</w:t>
        </w:r>
      </w:ins>
      <w:ins w:id="445" w:author="Utente di Microsoft Office" w:date="2018-06-19T17:52:00Z">
        <w:r w:rsidR="00FB71E5">
          <w:rPr>
            <w:lang w:val="en-US"/>
          </w:rPr>
          <w:t xml:space="preserve"> </w:t>
        </w:r>
        <w:del w:id="446" w:author="Matthew Reeve" w:date="2018-06-22T11:03:00Z">
          <w:r w:rsidR="00FB71E5" w:rsidDel="00A77446">
            <w:rPr>
              <w:lang w:val="en-US"/>
            </w:rPr>
            <w:delText>for</w:delText>
          </w:r>
        </w:del>
      </w:ins>
      <w:ins w:id="447" w:author="Matthew Reeve" w:date="2018-06-22T11:03:00Z">
        <w:r w:rsidR="00A77446">
          <w:rPr>
            <w:lang w:val="en-US"/>
          </w:rPr>
          <w:t>according to</w:t>
        </w:r>
      </w:ins>
      <w:ins w:id="448" w:author="Utente di Microsoft Office" w:date="2018-06-19T17:52:00Z">
        <w:r w:rsidR="00FB71E5">
          <w:rPr>
            <w:lang w:val="en-US"/>
          </w:rPr>
          <w:t xml:space="preserve"> which </w:t>
        </w:r>
      </w:ins>
      <w:ins w:id="449" w:author="Utente di Microsoft Office" w:date="2018-06-19T17:56:00Z">
        <w:r w:rsidR="003B45AA">
          <w:rPr>
            <w:lang w:val="en-US"/>
          </w:rPr>
          <w:t>1</w:t>
        </w:r>
        <w:r w:rsidR="003B45AA" w:rsidRPr="003B45AA">
          <w:rPr>
            <w:vertAlign w:val="superscript"/>
            <w:lang w:val="en-US"/>
            <w:rPrChange w:id="450" w:author="Utente di Microsoft Office" w:date="2018-06-19T17:56:00Z">
              <w:rPr>
                <w:lang w:val="en-US"/>
              </w:rPr>
            </w:rPrChange>
          </w:rPr>
          <w:t>st</w:t>
        </w:r>
        <w:r w:rsidR="003B45AA">
          <w:rPr>
            <w:lang w:val="en-US"/>
          </w:rPr>
          <w:t xml:space="preserve"> </w:t>
        </w:r>
      </w:ins>
      <w:ins w:id="451" w:author="Utente di Microsoft Office" w:date="2018-06-19T17:58:00Z">
        <w:r w:rsidR="00A66D8C">
          <w:rPr>
            <w:lang w:val="en-US"/>
          </w:rPr>
          <w:t>and 2</w:t>
        </w:r>
        <w:r w:rsidR="00A66D8C" w:rsidRPr="00A66D8C">
          <w:rPr>
            <w:vertAlign w:val="superscript"/>
            <w:lang w:val="en-US"/>
            <w:rPrChange w:id="452" w:author="Utente di Microsoft Office" w:date="2018-06-19T17:58:00Z">
              <w:rPr>
                <w:lang w:val="en-US"/>
              </w:rPr>
            </w:rPrChange>
          </w:rPr>
          <w:t>nd</w:t>
        </w:r>
        <w:r w:rsidR="00A66D8C">
          <w:rPr>
            <w:lang w:val="en-US"/>
          </w:rPr>
          <w:t xml:space="preserve"> </w:t>
        </w:r>
        <w:del w:id="453" w:author="Matthew Reeve" w:date="2018-06-22T11:03:00Z">
          <w:r w:rsidR="00A66D8C" w:rsidDel="00A77446">
            <w:rPr>
              <w:lang w:val="en-US"/>
            </w:rPr>
            <w:delText xml:space="preserve">plural </w:delText>
          </w:r>
        </w:del>
        <w:r w:rsidR="00A66D8C">
          <w:rPr>
            <w:lang w:val="en-US"/>
          </w:rPr>
          <w:t>person</w:t>
        </w:r>
      </w:ins>
      <w:ins w:id="454" w:author="Matthew Reeve" w:date="2018-06-22T11:07:00Z">
        <w:r w:rsidR="0018090E">
          <w:rPr>
            <w:lang w:val="en-US"/>
          </w:rPr>
          <w:t>s</w:t>
        </w:r>
      </w:ins>
      <w:ins w:id="455" w:author="Matthew Reeve" w:date="2018-06-22T11:03:00Z">
        <w:r w:rsidR="00A77446">
          <w:rPr>
            <w:lang w:val="en-US"/>
          </w:rPr>
          <w:t xml:space="preserve"> plural</w:t>
        </w:r>
      </w:ins>
      <w:ins w:id="456" w:author="Utente di Microsoft Office" w:date="2018-06-19T17:58:00Z">
        <w:r w:rsidR="00A66D8C">
          <w:rPr>
            <w:lang w:val="en-US"/>
          </w:rPr>
          <w:t xml:space="preserve"> show </w:t>
        </w:r>
        <w:del w:id="457" w:author="Matthew Reeve" w:date="2018-06-22T11:03:00Z">
          <w:r w:rsidR="00A66D8C" w:rsidDel="00A77446">
            <w:rPr>
              <w:lang w:val="en-US"/>
            </w:rPr>
            <w:delText xml:space="preserve">a </w:delText>
          </w:r>
        </w:del>
        <w:r w:rsidR="00A66D8C">
          <w:rPr>
            <w:lang w:val="en-US"/>
          </w:rPr>
          <w:t>different inflectional pattern</w:t>
        </w:r>
      </w:ins>
      <w:ins w:id="458" w:author="Matthew Reeve" w:date="2018-06-22T11:03:00Z">
        <w:r w:rsidR="00A77446">
          <w:rPr>
            <w:lang w:val="en-US"/>
          </w:rPr>
          <w:t>s</w:t>
        </w:r>
      </w:ins>
      <w:ins w:id="459" w:author="Utente di Microsoft Office" w:date="2018-06-19T17:58:00Z">
        <w:r w:rsidR="00A66D8C">
          <w:rPr>
            <w:lang w:val="en-US"/>
          </w:rPr>
          <w:t xml:space="preserve"> (Manzini &amp; Savoia</w:t>
        </w:r>
        <w:del w:id="460" w:author="Matthew Reeve" w:date="2018-06-22T11:03:00Z">
          <w:r w:rsidR="00A66D8C" w:rsidDel="00A77446">
            <w:rPr>
              <w:lang w:val="en-US"/>
            </w:rPr>
            <w:delText>,</w:delText>
          </w:r>
        </w:del>
        <w:r w:rsidR="00A66D8C">
          <w:rPr>
            <w:lang w:val="en-US"/>
          </w:rPr>
          <w:t xml:space="preserve"> 2005, </w:t>
        </w:r>
      </w:ins>
      <w:ins w:id="461" w:author="Utente di Microsoft Office" w:date="2018-06-19T17:59:00Z">
        <w:r w:rsidR="00BC312F">
          <w:rPr>
            <w:lang w:val="en-US"/>
          </w:rPr>
          <w:t xml:space="preserve">2007, 2011) </w:t>
        </w:r>
      </w:ins>
      <w:ins w:id="462" w:author="Matthew Reeve" w:date="2018-06-22T11:04:00Z">
        <w:r w:rsidR="00A77446">
          <w:rPr>
            <w:lang w:val="en-US"/>
          </w:rPr>
          <w:t>because they are more referentially complex</w:t>
        </w:r>
      </w:ins>
      <w:ins w:id="463" w:author="Utente di Microsoft Office" w:date="2018-06-19T17:59:00Z">
        <w:del w:id="464" w:author="Matthew Reeve" w:date="2018-06-22T11:04:00Z">
          <w:r w:rsidR="00BC312F" w:rsidDel="00A77446">
            <w:rPr>
              <w:lang w:val="en-US"/>
            </w:rPr>
            <w:delText>due to a more complex referentiality for 1</w:delText>
          </w:r>
          <w:r w:rsidR="00BC312F" w:rsidRPr="00BC312F" w:rsidDel="00A77446">
            <w:rPr>
              <w:vertAlign w:val="superscript"/>
              <w:lang w:val="en-US"/>
              <w:rPrChange w:id="465" w:author="Utente di Microsoft Office" w:date="2018-06-19T17:59:00Z">
                <w:rPr>
                  <w:lang w:val="en-US"/>
                </w:rPr>
              </w:rPrChange>
            </w:rPr>
            <w:delText>st</w:delText>
          </w:r>
          <w:r w:rsidR="00BC312F" w:rsidDel="00A77446">
            <w:rPr>
              <w:lang w:val="en-US"/>
            </w:rPr>
            <w:delText xml:space="preserve"> and 2</w:delText>
          </w:r>
          <w:r w:rsidR="00BC312F" w:rsidRPr="00BC312F" w:rsidDel="00A77446">
            <w:rPr>
              <w:vertAlign w:val="superscript"/>
              <w:lang w:val="en-US"/>
              <w:rPrChange w:id="466" w:author="Utente di Microsoft Office" w:date="2018-06-19T17:59:00Z">
                <w:rPr>
                  <w:lang w:val="en-US"/>
                </w:rPr>
              </w:rPrChange>
            </w:rPr>
            <w:delText>nd</w:delText>
          </w:r>
          <w:r w:rsidR="00BC312F" w:rsidDel="00A77446">
            <w:rPr>
              <w:lang w:val="en-US"/>
            </w:rPr>
            <w:delText xml:space="preserve"> plural persons,</w:delText>
          </w:r>
        </w:del>
      </w:ins>
      <w:ins w:id="467" w:author="Matthew Reeve" w:date="2018-06-22T11:04:00Z">
        <w:r w:rsidR="00A77446">
          <w:rPr>
            <w:lang w:val="en-US"/>
          </w:rPr>
          <w:t>;</w:t>
        </w:r>
      </w:ins>
      <w:ins w:id="468" w:author="Utente di Microsoft Office" w:date="2018-06-19T17:59:00Z">
        <w:r w:rsidR="00BC312F">
          <w:rPr>
            <w:lang w:val="en-US"/>
          </w:rPr>
          <w:t xml:space="preserve"> we will </w:t>
        </w:r>
        <w:del w:id="469" w:author="Matthew Reeve" w:date="2018-06-22T11:04:00Z">
          <w:r w:rsidR="00BC312F" w:rsidDel="00A77446">
            <w:rPr>
              <w:lang w:val="en-US"/>
            </w:rPr>
            <w:delText>be back on</w:delText>
          </w:r>
        </w:del>
      </w:ins>
      <w:ins w:id="470" w:author="Matthew Reeve" w:date="2018-06-22T11:04:00Z">
        <w:r w:rsidR="00A77446">
          <w:rPr>
            <w:lang w:val="en-US"/>
          </w:rPr>
          <w:t>return to</w:t>
        </w:r>
      </w:ins>
      <w:ins w:id="471" w:author="Utente di Microsoft Office" w:date="2018-06-19T17:59:00Z">
        <w:r w:rsidR="00BC312F">
          <w:rPr>
            <w:lang w:val="en-US"/>
          </w:rPr>
          <w:t xml:space="preserve"> this topic in</w:t>
        </w:r>
      </w:ins>
      <w:ins w:id="472" w:author="Utente di Microsoft Office" w:date="2018-06-19T18:00:00Z">
        <w:r w:rsidR="00BC312F">
          <w:rPr>
            <w:lang w:val="en-US"/>
          </w:rPr>
          <w:t xml:space="preserve"> </w:t>
        </w:r>
        <w:r w:rsidR="00BC312F" w:rsidRPr="00451329">
          <w:rPr>
            <w:lang w:val="en-US"/>
          </w:rPr>
          <w:t>§</w:t>
        </w:r>
        <w:r w:rsidR="00BC312F">
          <w:rPr>
            <w:lang w:val="en-US"/>
          </w:rPr>
          <w:t>6.</w:t>
        </w:r>
      </w:ins>
      <w:ins w:id="473" w:author="Utente di Microsoft Office" w:date="2018-06-19T17:59:00Z">
        <w:r w:rsidR="00BC312F">
          <w:rPr>
            <w:lang w:val="en-US"/>
          </w:rPr>
          <w:t xml:space="preserve"> </w:t>
        </w:r>
      </w:ins>
    </w:p>
    <w:p w14:paraId="55FAB581" w14:textId="08C1193F" w:rsidR="00454BDB" w:rsidRPr="00451329" w:rsidRDefault="001E282A">
      <w:pPr>
        <w:spacing w:line="276" w:lineRule="auto"/>
        <w:ind w:firstLine="643"/>
        <w:rPr>
          <w:lang w:val="en-US"/>
        </w:rPr>
        <w:pPrChange w:id="474" w:author="Matthew Reeve" w:date="2018-06-22T11:05:00Z">
          <w:pPr>
            <w:spacing w:line="276" w:lineRule="auto"/>
          </w:pPr>
        </w:pPrChange>
      </w:pPr>
      <w:ins w:id="475" w:author="Utente di Microsoft Office" w:date="2018-06-19T12:26:00Z">
        <w:r>
          <w:rPr>
            <w:lang w:val="en-US"/>
          </w:rPr>
          <w:t xml:space="preserve">In sum, </w:t>
        </w:r>
      </w:ins>
      <w:del w:id="476" w:author="Utente di Microsoft Office" w:date="2018-06-19T12:06:00Z">
        <w:r w:rsidR="00454BDB" w:rsidRPr="00451329" w:rsidDel="00AF10E7">
          <w:rPr>
            <w:lang w:val="en-US"/>
          </w:rPr>
          <w:delText xml:space="preserve">This </w:delText>
        </w:r>
      </w:del>
      <w:ins w:id="477" w:author="Utente di Microsoft Office" w:date="2018-06-19T12:06:00Z">
        <w:del w:id="478" w:author="Matthew Reeve" w:date="2018-06-22T11:05:00Z">
          <w:r w:rsidDel="0018090E">
            <w:rPr>
              <w:lang w:val="en-US"/>
            </w:rPr>
            <w:delText>t</w:delText>
          </w:r>
          <w:r w:rsidR="00AF10E7" w:rsidDel="0018090E">
            <w:rPr>
              <w:lang w:val="en-US"/>
            </w:rPr>
            <w:delText>he</w:delText>
          </w:r>
        </w:del>
      </w:ins>
      <w:ins w:id="479" w:author="Matthew Reeve" w:date="2018-06-22T11:05:00Z">
        <w:r w:rsidR="0018090E">
          <w:rPr>
            <w:lang w:val="en-US"/>
          </w:rPr>
          <w:t>this</w:t>
        </w:r>
      </w:ins>
      <w:ins w:id="480" w:author="Utente di Microsoft Office" w:date="2018-06-19T12:06:00Z">
        <w:r w:rsidR="00AF10E7">
          <w:rPr>
            <w:lang w:val="en-US"/>
          </w:rPr>
          <w:t xml:space="preserve"> general </w:t>
        </w:r>
      </w:ins>
      <w:r w:rsidR="00454BDB" w:rsidRPr="00451329">
        <w:rPr>
          <w:lang w:val="en-US"/>
        </w:rPr>
        <w:t xml:space="preserve">pattern of </w:t>
      </w:r>
      <w:ins w:id="481" w:author="Utente di Microsoft Office" w:date="2018-06-19T12:08:00Z">
        <w:del w:id="482" w:author="Matthew Reeve" w:date="2018-06-22T11:05:00Z">
          <w:r w:rsidR="00AF10E7" w:rsidDel="0018090E">
            <w:rPr>
              <w:lang w:val="en-US"/>
            </w:rPr>
            <w:delText xml:space="preserve">the </w:delText>
          </w:r>
        </w:del>
        <w:r w:rsidR="00AF10E7">
          <w:rPr>
            <w:lang w:val="en-US"/>
          </w:rPr>
          <w:t xml:space="preserve">aspectual </w:t>
        </w:r>
      </w:ins>
      <w:r w:rsidR="00454BDB" w:rsidRPr="00451329">
        <w:rPr>
          <w:lang w:val="en-US"/>
        </w:rPr>
        <w:t>inflection is quite widespread in the Southern varieties. These constructions may vary in the aspectual auxiliary that participates in these derivations (progressive, modal, motion verb) and in the tense (present, past) and mood (imperative, indicative) in which they are found.</w:t>
      </w:r>
      <w:ins w:id="483" w:author="Utente di Microsoft Office" w:date="2018-06-19T17:54:00Z">
        <w:r w:rsidR="00FB71E5">
          <w:rPr>
            <w:lang w:val="en-US"/>
          </w:rPr>
          <w:t xml:space="preserve"> Furthermore</w:t>
        </w:r>
      </w:ins>
      <w:ins w:id="484" w:author="Utente di Microsoft Office" w:date="2018-06-19T17:56:00Z">
        <w:r w:rsidR="003B45AA">
          <w:rPr>
            <w:lang w:val="en-US"/>
          </w:rPr>
          <w:t>,</w:t>
        </w:r>
      </w:ins>
      <w:ins w:id="485" w:author="Utente di Microsoft Office" w:date="2018-06-19T17:54:00Z">
        <w:r w:rsidR="00FB71E5">
          <w:rPr>
            <w:lang w:val="en-US"/>
          </w:rPr>
          <w:t xml:space="preserve"> the </w:t>
        </w:r>
        <w:r w:rsidR="003B45AA">
          <w:rPr>
            <w:lang w:val="en-US"/>
          </w:rPr>
          <w:t xml:space="preserve">appearance of </w:t>
        </w:r>
        <w:del w:id="486" w:author="Matthew Reeve" w:date="2018-06-22T11:06:00Z">
          <w:r w:rsidR="003B45AA" w:rsidDel="0018090E">
            <w:rPr>
              <w:lang w:val="en-US"/>
            </w:rPr>
            <w:delText xml:space="preserve">the </w:delText>
          </w:r>
        </w:del>
        <w:r w:rsidR="00FB71E5">
          <w:rPr>
            <w:lang w:val="en-US"/>
          </w:rPr>
          <w:t xml:space="preserve">agreement morphology </w:t>
        </w:r>
        <w:r w:rsidR="003B45AA">
          <w:rPr>
            <w:lang w:val="en-US"/>
          </w:rPr>
          <w:t xml:space="preserve">on </w:t>
        </w:r>
        <w:r w:rsidR="00E969CC">
          <w:rPr>
            <w:lang w:val="en-US"/>
          </w:rPr>
          <w:t xml:space="preserve">V1 and V2 </w:t>
        </w:r>
        <w:del w:id="487" w:author="Matthew Reeve" w:date="2018-06-22T11:05:00Z">
          <w:r w:rsidR="00E969CC" w:rsidDel="0018090E">
            <w:rPr>
              <w:lang w:val="en-US"/>
            </w:rPr>
            <w:delText>undergoes</w:delText>
          </w:r>
        </w:del>
      </w:ins>
      <w:ins w:id="488" w:author="Matthew Reeve" w:date="2018-06-22T11:05:00Z">
        <w:r w:rsidR="0018090E">
          <w:rPr>
            <w:lang w:val="en-US"/>
          </w:rPr>
          <w:t>is subject to</w:t>
        </w:r>
      </w:ins>
      <w:ins w:id="489" w:author="Utente di Microsoft Office" w:date="2018-06-19T17:54:00Z">
        <w:r w:rsidR="00E969CC">
          <w:rPr>
            <w:lang w:val="en-US"/>
          </w:rPr>
          <w:t xml:space="preserve"> microparam</w:t>
        </w:r>
        <w:r w:rsidR="003B45AA">
          <w:rPr>
            <w:lang w:val="en-US"/>
          </w:rPr>
          <w:t xml:space="preserve">etric </w:t>
        </w:r>
        <w:r w:rsidR="00E969CC">
          <w:rPr>
            <w:lang w:val="en-US"/>
          </w:rPr>
          <w:t>variation. W</w:t>
        </w:r>
        <w:r w:rsidR="003B45AA">
          <w:rPr>
            <w:lang w:val="en-US"/>
          </w:rPr>
          <w:t>ithin the spectrum of variation, some varieties</w:t>
        </w:r>
      </w:ins>
      <w:ins w:id="490" w:author="Matthew Reeve" w:date="2018-06-22T11:06:00Z">
        <w:r w:rsidR="0018090E">
          <w:rPr>
            <w:lang w:val="en-US"/>
          </w:rPr>
          <w:t>,</w:t>
        </w:r>
      </w:ins>
      <w:ins w:id="491" w:author="Utente di Microsoft Office" w:date="2018-06-19T17:54:00Z">
        <w:r w:rsidR="003B45AA">
          <w:rPr>
            <w:lang w:val="en-US"/>
          </w:rPr>
          <w:t xml:space="preserve"> such as </w:t>
        </w:r>
        <w:del w:id="492" w:author="Matthew Reeve" w:date="2018-06-22T11:06:00Z">
          <w:r w:rsidR="003B45AA" w:rsidDel="0018090E">
            <w:rPr>
              <w:lang w:val="en-US"/>
            </w:rPr>
            <w:delText>the one</w:delText>
          </w:r>
        </w:del>
      </w:ins>
      <w:ins w:id="493" w:author="Matthew Reeve" w:date="2018-06-22T11:06:00Z">
        <w:r w:rsidR="0018090E">
          <w:rPr>
            <w:lang w:val="en-US"/>
          </w:rPr>
          <w:t>that</w:t>
        </w:r>
      </w:ins>
      <w:ins w:id="494" w:author="Utente di Microsoft Office" w:date="2018-06-19T17:54:00Z">
        <w:r w:rsidR="003B45AA">
          <w:rPr>
            <w:lang w:val="en-US"/>
          </w:rPr>
          <w:t xml:space="preserve"> of Conversano</w:t>
        </w:r>
      </w:ins>
      <w:ins w:id="495" w:author="Matthew Reeve" w:date="2018-06-22T11:06:00Z">
        <w:r w:rsidR="0018090E">
          <w:rPr>
            <w:lang w:val="en-US"/>
          </w:rPr>
          <w:t>,</w:t>
        </w:r>
      </w:ins>
      <w:ins w:id="496" w:author="Utente di Microsoft Office" w:date="2018-06-19T17:54:00Z">
        <w:r w:rsidR="003B45AA">
          <w:rPr>
            <w:lang w:val="en-US"/>
          </w:rPr>
          <w:t xml:space="preserve"> show a person split for 1</w:t>
        </w:r>
        <w:r w:rsidR="003B45AA" w:rsidRPr="003B45AA">
          <w:rPr>
            <w:vertAlign w:val="superscript"/>
            <w:lang w:val="en-US"/>
            <w:rPrChange w:id="497" w:author="Utente di Microsoft Office" w:date="2018-06-19T17:55:00Z">
              <w:rPr>
                <w:lang w:val="en-US"/>
              </w:rPr>
            </w:rPrChange>
          </w:rPr>
          <w:t>st</w:t>
        </w:r>
        <w:r w:rsidR="003B45AA">
          <w:rPr>
            <w:lang w:val="en-US"/>
          </w:rPr>
          <w:t xml:space="preserve"> </w:t>
        </w:r>
      </w:ins>
      <w:ins w:id="498" w:author="Utente di Microsoft Office" w:date="2018-06-19T17:55:00Z">
        <w:r w:rsidR="003B45AA">
          <w:rPr>
            <w:lang w:val="en-US"/>
          </w:rPr>
          <w:t>and 2</w:t>
        </w:r>
        <w:r w:rsidR="003B45AA" w:rsidRPr="003B45AA">
          <w:rPr>
            <w:vertAlign w:val="superscript"/>
            <w:lang w:val="en-US"/>
            <w:rPrChange w:id="499" w:author="Utente di Microsoft Office" w:date="2018-06-19T17:55:00Z">
              <w:rPr>
                <w:lang w:val="en-US"/>
              </w:rPr>
            </w:rPrChange>
          </w:rPr>
          <w:t>nd</w:t>
        </w:r>
        <w:r w:rsidR="003B45AA">
          <w:rPr>
            <w:lang w:val="en-US"/>
          </w:rPr>
          <w:t xml:space="preserve"> </w:t>
        </w:r>
        <w:del w:id="500" w:author="Matthew Reeve" w:date="2018-06-22T11:06:00Z">
          <w:r w:rsidR="003B45AA" w:rsidDel="0018090E">
            <w:rPr>
              <w:lang w:val="en-US"/>
            </w:rPr>
            <w:delText xml:space="preserve">plural </w:delText>
          </w:r>
        </w:del>
        <w:r w:rsidR="003B45AA">
          <w:rPr>
            <w:lang w:val="en-US"/>
          </w:rPr>
          <w:t>person</w:t>
        </w:r>
      </w:ins>
      <w:ins w:id="501" w:author="Matthew Reeve" w:date="2018-06-22T11:07:00Z">
        <w:r w:rsidR="0018090E">
          <w:rPr>
            <w:lang w:val="en-US"/>
          </w:rPr>
          <w:t>s</w:t>
        </w:r>
      </w:ins>
      <w:ins w:id="502" w:author="Matthew Reeve" w:date="2018-06-22T11:06:00Z">
        <w:r w:rsidR="0018090E">
          <w:rPr>
            <w:lang w:val="en-US"/>
          </w:rPr>
          <w:t xml:space="preserve"> plural</w:t>
        </w:r>
      </w:ins>
      <w:ins w:id="503" w:author="Matthew Reeve" w:date="2018-06-22T11:07:00Z">
        <w:r w:rsidR="0018090E">
          <w:rPr>
            <w:lang w:val="en-US"/>
          </w:rPr>
          <w:t>,</w:t>
        </w:r>
      </w:ins>
      <w:ins w:id="504" w:author="Utente di Microsoft Office" w:date="2018-06-19T17:55:00Z">
        <w:r w:rsidR="003B45AA">
          <w:rPr>
            <w:lang w:val="en-US"/>
          </w:rPr>
          <w:t xml:space="preserve"> </w:t>
        </w:r>
      </w:ins>
      <w:ins w:id="505" w:author="Utente di Microsoft Office" w:date="2018-06-19T19:44:00Z">
        <w:r w:rsidR="00397765">
          <w:rPr>
            <w:lang w:val="en-US"/>
          </w:rPr>
          <w:t xml:space="preserve">for which </w:t>
        </w:r>
      </w:ins>
      <w:ins w:id="506" w:author="Utente di Microsoft Office" w:date="2018-06-19T17:55:00Z">
        <w:r w:rsidR="003B45AA">
          <w:rPr>
            <w:lang w:val="en-US"/>
          </w:rPr>
          <w:t>the inf</w:t>
        </w:r>
      </w:ins>
      <w:ins w:id="507" w:author="Matthew Reeve" w:date="2018-06-22T11:07:00Z">
        <w:r w:rsidR="0018090E">
          <w:rPr>
            <w:lang w:val="en-US"/>
          </w:rPr>
          <w:t>l</w:t>
        </w:r>
      </w:ins>
      <w:ins w:id="508" w:author="Utente di Microsoft Office" w:date="2018-06-19T17:55:00Z">
        <w:r w:rsidR="003B45AA">
          <w:rPr>
            <w:lang w:val="en-US"/>
          </w:rPr>
          <w:t xml:space="preserve">ected construction </w:t>
        </w:r>
      </w:ins>
      <w:ins w:id="509" w:author="Utente di Microsoft Office" w:date="2018-06-19T17:56:00Z">
        <w:r w:rsidR="003B45AA">
          <w:rPr>
            <w:lang w:val="en-US"/>
          </w:rPr>
          <w:t xml:space="preserve">is not </w:t>
        </w:r>
      </w:ins>
      <w:ins w:id="510" w:author="Utente di Microsoft Office" w:date="2018-06-19T19:45:00Z">
        <w:r w:rsidR="00397765">
          <w:rPr>
            <w:lang w:val="en-US"/>
          </w:rPr>
          <w:t>available</w:t>
        </w:r>
      </w:ins>
      <w:ins w:id="511" w:author="Utente di Microsoft Office" w:date="2018-06-19T17:56:00Z">
        <w:r w:rsidR="003B45AA">
          <w:rPr>
            <w:lang w:val="en-US"/>
          </w:rPr>
          <w:t xml:space="preserve">. </w:t>
        </w:r>
      </w:ins>
      <w:ins w:id="512" w:author="Utente di Microsoft Office" w:date="2018-06-19T18:01:00Z">
        <w:r w:rsidR="00E969CC">
          <w:rPr>
            <w:lang w:val="en-US"/>
          </w:rPr>
          <w:t xml:space="preserve">However, </w:t>
        </w:r>
      </w:ins>
      <w:del w:id="513" w:author="Utente di Microsoft Office" w:date="2018-06-19T17:54:00Z">
        <w:r w:rsidR="00454BDB" w:rsidRPr="00451329" w:rsidDel="003B45AA">
          <w:rPr>
            <w:lang w:val="en-US"/>
          </w:rPr>
          <w:delText xml:space="preserve"> </w:delText>
        </w:r>
      </w:del>
      <w:ins w:id="514" w:author="Utente di Microsoft Office" w:date="2018-06-19T18:01:00Z">
        <w:r w:rsidR="00E969CC">
          <w:rPr>
            <w:lang w:val="en-US"/>
          </w:rPr>
          <w:t>a</w:t>
        </w:r>
      </w:ins>
      <w:del w:id="515" w:author="Utente di Microsoft Office" w:date="2018-06-19T18:01:00Z">
        <w:r w:rsidR="00454BDB" w:rsidRPr="00451329" w:rsidDel="00E969CC">
          <w:rPr>
            <w:lang w:val="en-US"/>
          </w:rPr>
          <w:delText>A</w:delText>
        </w:r>
      </w:del>
      <w:r w:rsidR="00454BDB" w:rsidRPr="00451329">
        <w:rPr>
          <w:lang w:val="en-US"/>
        </w:rPr>
        <w:t xml:space="preserve">ll these progressive aspectual inflected constructions share locative properties (for example, the second verb introduced by the preposition </w:t>
      </w:r>
      <w:r w:rsidR="00454BDB" w:rsidRPr="00451329">
        <w:rPr>
          <w:i/>
          <w:lang w:val="en-US"/>
        </w:rPr>
        <w:t>a</w:t>
      </w:r>
      <w:r w:rsidR="00454BDB" w:rsidRPr="00451329">
        <w:rPr>
          <w:lang w:val="en-US"/>
        </w:rPr>
        <w:t xml:space="preserve">). In the next section, a crosslinguistic analysis of the locative-like system of the progressive will be presented in order to provide a background for the syntactic proposal in §4. </w:t>
      </w:r>
    </w:p>
    <w:p w14:paraId="0E11F254" w14:textId="77777777" w:rsidR="00F11CD2" w:rsidRPr="00451329" w:rsidRDefault="00F11CD2" w:rsidP="00E558A6">
      <w:pPr>
        <w:spacing w:line="276" w:lineRule="auto"/>
        <w:rPr>
          <w:lang w:val="en-US"/>
        </w:rPr>
      </w:pPr>
    </w:p>
    <w:p w14:paraId="618A3989" w14:textId="77777777" w:rsidR="00454BDB" w:rsidRPr="00451329" w:rsidRDefault="00F11CD2" w:rsidP="00E558A6">
      <w:pPr>
        <w:pStyle w:val="lsSection1"/>
      </w:pPr>
      <w:r w:rsidRPr="00451329">
        <w:t xml:space="preserve">3. </w:t>
      </w:r>
      <w:r w:rsidR="00454BDB" w:rsidRPr="00451329">
        <w:t xml:space="preserve">The progressives as locative unaccusative constructions </w:t>
      </w:r>
    </w:p>
    <w:p w14:paraId="0ECE1F61" w14:textId="77777777" w:rsidR="00454BDB" w:rsidRPr="00451329" w:rsidRDefault="00454BDB" w:rsidP="00E558A6">
      <w:pPr>
        <w:spacing w:line="276" w:lineRule="auto"/>
        <w:ind w:right="395"/>
        <w:jc w:val="both"/>
        <w:rPr>
          <w:lang w:val="en-US"/>
        </w:rPr>
      </w:pPr>
      <w:r w:rsidRPr="00451329">
        <w:rPr>
          <w:lang w:val="en-US"/>
        </w:rPr>
        <w:t>In the typological literature</w:t>
      </w:r>
      <w:r w:rsidRPr="00451329">
        <w:rPr>
          <w:lang w:val="en-GB"/>
        </w:rPr>
        <w:t>,</w:t>
      </w:r>
      <w:r w:rsidRPr="00451329">
        <w:rPr>
          <w:lang w:val="en-US"/>
        </w:rPr>
        <w:t xml:space="preserve"> progressives have been claimed to involve locative constructions. This fits with a very widespread characteristic of human language: progressive is often realized in syntax in the form of a locative predication. The pervasiveness of this grammatical isomorphism between progressive and spatial location was clearly documented in the typological overview undertaken by Bybee, Perkins &amp; Pagliuca (1994). The progressive involving a locative construction can be distinguished in terms of how the locative relation is expressed: either by a preposition or an auxiliary. </w:t>
      </w:r>
    </w:p>
    <w:p w14:paraId="14968137" w14:textId="77777777" w:rsidR="00454BDB" w:rsidRPr="00451329" w:rsidRDefault="00454BDB" w:rsidP="00E558A6">
      <w:pPr>
        <w:spacing w:line="276" w:lineRule="auto"/>
        <w:ind w:right="395" w:firstLine="708"/>
        <w:jc w:val="both"/>
        <w:rPr>
          <w:lang w:val="en-US"/>
        </w:rPr>
      </w:pPr>
      <w:r w:rsidRPr="00451329">
        <w:rPr>
          <w:lang w:val="en-US"/>
        </w:rPr>
        <w:t xml:space="preserve">Languages like Italian and Spanish may encode the progressive through the use of the auxiliary ‘stay’: </w:t>
      </w:r>
      <w:r w:rsidRPr="00451329">
        <w:rPr>
          <w:i/>
          <w:lang w:val="en-US"/>
        </w:rPr>
        <w:t>stare</w:t>
      </w:r>
      <w:r w:rsidRPr="00451329">
        <w:rPr>
          <w:lang w:val="en-US"/>
        </w:rPr>
        <w:t xml:space="preserve"> (in Italian) in (14) and </w:t>
      </w:r>
      <w:r w:rsidRPr="00451329">
        <w:rPr>
          <w:i/>
          <w:lang w:val="en-US"/>
        </w:rPr>
        <w:t>estar</w:t>
      </w:r>
      <w:r w:rsidRPr="00451329">
        <w:rPr>
          <w:lang w:val="en-US"/>
        </w:rPr>
        <w:t xml:space="preserve"> in Spanish (15). The same auxiliary is found with locative expressions and with stage-level predicates, as in the Spanish examples (16) and (17).</w:t>
      </w:r>
    </w:p>
    <w:p w14:paraId="6CE7DE90" w14:textId="77777777" w:rsidR="00454BDB" w:rsidRPr="00451329" w:rsidRDefault="00454BDB" w:rsidP="00E558A6">
      <w:pPr>
        <w:spacing w:line="276" w:lineRule="auto"/>
        <w:ind w:right="395"/>
        <w:jc w:val="both"/>
        <w:rPr>
          <w:lang w:val="en-US"/>
        </w:rPr>
      </w:pPr>
    </w:p>
    <w:p w14:paraId="16523460" w14:textId="77777777" w:rsidR="00F11CD2" w:rsidRPr="00451329" w:rsidRDefault="00454BDB" w:rsidP="00E558A6">
      <w:pPr>
        <w:spacing w:line="276" w:lineRule="auto"/>
        <w:ind w:right="395"/>
        <w:jc w:val="both"/>
        <w:rPr>
          <w:lang w:val="en-US"/>
        </w:rPr>
      </w:pPr>
      <w:r w:rsidRPr="00451329">
        <w:rPr>
          <w:lang w:val="en-US"/>
        </w:rPr>
        <w:t>(14)</w:t>
      </w:r>
      <w:r w:rsidRPr="00451329">
        <w:rPr>
          <w:lang w:val="en-US"/>
        </w:rPr>
        <w:tab/>
      </w:r>
      <w:r w:rsidR="00F11CD2" w:rsidRPr="00451329">
        <w:rPr>
          <w:lang w:val="en-US"/>
        </w:rPr>
        <w:t>Italian</w:t>
      </w:r>
    </w:p>
    <w:p w14:paraId="6AAFF64D" w14:textId="77777777" w:rsidR="00F11CD2" w:rsidRPr="00451329" w:rsidRDefault="00454BDB" w:rsidP="00E558A6">
      <w:pPr>
        <w:spacing w:line="276" w:lineRule="auto"/>
        <w:ind w:right="395" w:firstLine="600"/>
        <w:jc w:val="both"/>
        <w:rPr>
          <w:lang w:val="en-US"/>
        </w:rPr>
      </w:pPr>
      <w:r w:rsidRPr="00451329">
        <w:rPr>
          <w:lang w:val="en-US"/>
        </w:rPr>
        <w:t>Gianni sta mangiando</w:t>
      </w:r>
      <w:r w:rsidR="00F11CD2" w:rsidRPr="00451329">
        <w:rPr>
          <w:lang w:val="en-US"/>
        </w:rPr>
        <w:t>.</w:t>
      </w:r>
      <w:r w:rsidRPr="00451329">
        <w:rPr>
          <w:lang w:val="en-US"/>
        </w:rPr>
        <w:tab/>
      </w:r>
      <w:r w:rsidRPr="00451329">
        <w:rPr>
          <w:lang w:val="en-US"/>
        </w:rPr>
        <w:tab/>
      </w:r>
    </w:p>
    <w:p w14:paraId="7B88E759" w14:textId="77777777" w:rsidR="00454BDB" w:rsidRPr="00451329" w:rsidRDefault="00454BDB" w:rsidP="00E558A6">
      <w:pPr>
        <w:spacing w:line="276" w:lineRule="auto"/>
        <w:ind w:right="395" w:firstLine="600"/>
        <w:jc w:val="both"/>
        <w:rPr>
          <w:lang w:val="en-US"/>
        </w:rPr>
      </w:pPr>
      <w:r w:rsidRPr="00451329">
        <w:rPr>
          <w:lang w:val="en-US"/>
        </w:rPr>
        <w:t>‘Gianni is eating.’</w:t>
      </w:r>
    </w:p>
    <w:p w14:paraId="4E203971" w14:textId="77777777" w:rsidR="00454BDB" w:rsidRPr="00451329" w:rsidRDefault="00454BDB" w:rsidP="00E558A6">
      <w:pPr>
        <w:spacing w:line="276" w:lineRule="auto"/>
        <w:ind w:right="395"/>
        <w:jc w:val="both"/>
        <w:rPr>
          <w:lang w:val="en-US"/>
        </w:rPr>
      </w:pPr>
    </w:p>
    <w:p w14:paraId="4548847C" w14:textId="77777777" w:rsidR="00F11CD2" w:rsidRPr="00451329" w:rsidRDefault="00454BDB" w:rsidP="00E558A6">
      <w:pPr>
        <w:spacing w:line="276" w:lineRule="auto"/>
        <w:ind w:right="395"/>
        <w:jc w:val="both"/>
        <w:rPr>
          <w:lang w:val="en-US"/>
        </w:rPr>
      </w:pPr>
      <w:r w:rsidRPr="00451329">
        <w:rPr>
          <w:lang w:val="en-US"/>
        </w:rPr>
        <w:t>(15)</w:t>
      </w:r>
      <w:r w:rsidRPr="00451329">
        <w:rPr>
          <w:lang w:val="en-US"/>
        </w:rPr>
        <w:tab/>
      </w:r>
      <w:r w:rsidR="00F11CD2" w:rsidRPr="00451329">
        <w:rPr>
          <w:lang w:val="en-US"/>
        </w:rPr>
        <w:t>Spanish</w:t>
      </w:r>
    </w:p>
    <w:p w14:paraId="0A0F5A1F" w14:textId="77777777" w:rsidR="00454BDB" w:rsidRPr="00451329" w:rsidRDefault="00454BDB" w:rsidP="00E558A6">
      <w:pPr>
        <w:spacing w:line="276" w:lineRule="auto"/>
        <w:ind w:right="395" w:firstLine="643"/>
        <w:jc w:val="both"/>
        <w:rPr>
          <w:lang w:val="en-US"/>
        </w:rPr>
      </w:pPr>
      <w:r w:rsidRPr="00451329">
        <w:rPr>
          <w:lang w:val="en-US"/>
        </w:rPr>
        <w:t>Juan está estudiando</w:t>
      </w:r>
      <w:r w:rsidR="00F11CD2" w:rsidRPr="00451329">
        <w:rPr>
          <w:lang w:val="en-US"/>
        </w:rPr>
        <w:t>.</w:t>
      </w:r>
    </w:p>
    <w:p w14:paraId="0A011F45" w14:textId="77777777" w:rsidR="00454BDB" w:rsidRPr="00451329" w:rsidRDefault="00454BDB" w:rsidP="00E558A6">
      <w:pPr>
        <w:spacing w:line="276" w:lineRule="auto"/>
        <w:ind w:left="300" w:right="395" w:firstLine="300"/>
        <w:jc w:val="both"/>
        <w:rPr>
          <w:lang w:val="en-US"/>
        </w:rPr>
      </w:pPr>
      <w:r w:rsidRPr="00451329">
        <w:rPr>
          <w:lang w:val="en-US"/>
        </w:rPr>
        <w:lastRenderedPageBreak/>
        <w:t xml:space="preserve">‘Juan is studying.’ </w:t>
      </w:r>
    </w:p>
    <w:p w14:paraId="681962E5" w14:textId="77777777" w:rsidR="00454BDB" w:rsidRPr="00451329" w:rsidRDefault="00454BDB" w:rsidP="00E558A6">
      <w:pPr>
        <w:spacing w:line="276" w:lineRule="auto"/>
        <w:ind w:left="851" w:right="395"/>
        <w:jc w:val="both"/>
        <w:rPr>
          <w:lang w:val="en-US"/>
        </w:rPr>
      </w:pPr>
    </w:p>
    <w:p w14:paraId="30F3DA50" w14:textId="77777777" w:rsidR="00F11CD2" w:rsidRPr="00451329" w:rsidRDefault="00454BDB" w:rsidP="00E558A6">
      <w:pPr>
        <w:spacing w:line="276" w:lineRule="auto"/>
        <w:ind w:right="395"/>
        <w:jc w:val="both"/>
        <w:rPr>
          <w:lang w:val="en-US"/>
        </w:rPr>
      </w:pPr>
      <w:r w:rsidRPr="00451329">
        <w:rPr>
          <w:lang w:val="en-US"/>
        </w:rPr>
        <w:t>(16)</w:t>
      </w:r>
      <w:r w:rsidRPr="00451329">
        <w:rPr>
          <w:lang w:val="en-US"/>
        </w:rPr>
        <w:tab/>
      </w:r>
      <w:r w:rsidR="00F11CD2" w:rsidRPr="00451329">
        <w:rPr>
          <w:lang w:val="en-US"/>
        </w:rPr>
        <w:t>Spanish (locative construction)</w:t>
      </w:r>
    </w:p>
    <w:p w14:paraId="160AF0DA" w14:textId="77777777" w:rsidR="00454BDB" w:rsidRPr="00451329" w:rsidRDefault="00454BDB" w:rsidP="00E558A6">
      <w:pPr>
        <w:spacing w:line="276" w:lineRule="auto"/>
        <w:ind w:right="395" w:firstLine="643"/>
        <w:jc w:val="both"/>
        <w:rPr>
          <w:lang w:val="en-US"/>
        </w:rPr>
      </w:pPr>
      <w:r w:rsidRPr="00451329">
        <w:rPr>
          <w:lang w:val="en-US"/>
        </w:rPr>
        <w:t>Juan está en la habitación</w:t>
      </w:r>
      <w:r w:rsidR="00F11CD2" w:rsidRPr="00451329">
        <w:rPr>
          <w:lang w:val="en-US"/>
        </w:rPr>
        <w:t>.</w:t>
      </w:r>
    </w:p>
    <w:p w14:paraId="3CC6A11B" w14:textId="77777777" w:rsidR="00454BDB" w:rsidRPr="00451329" w:rsidRDefault="00454BDB" w:rsidP="00E558A6">
      <w:pPr>
        <w:spacing w:line="276" w:lineRule="auto"/>
        <w:ind w:left="300" w:right="395" w:firstLine="300"/>
        <w:jc w:val="both"/>
        <w:rPr>
          <w:lang w:val="en-US"/>
        </w:rPr>
      </w:pPr>
      <w:r w:rsidRPr="00451329">
        <w:rPr>
          <w:lang w:val="en-US"/>
        </w:rPr>
        <w:t>‘Juan is in the room.’</w:t>
      </w:r>
    </w:p>
    <w:p w14:paraId="2B1F4E58" w14:textId="77777777" w:rsidR="00454BDB" w:rsidRPr="00451329" w:rsidRDefault="00454BDB" w:rsidP="00E558A6">
      <w:pPr>
        <w:pStyle w:val="ab"/>
        <w:spacing w:line="276" w:lineRule="auto"/>
        <w:ind w:left="851" w:right="395"/>
        <w:jc w:val="both"/>
        <w:rPr>
          <w:rFonts w:ascii="Times New Roman" w:hAnsi="Times New Roman" w:cs="Times New Roman"/>
          <w:lang w:val="en-US"/>
        </w:rPr>
      </w:pPr>
    </w:p>
    <w:p w14:paraId="6B0D4F06" w14:textId="77777777" w:rsidR="00F11CD2" w:rsidRPr="00451329" w:rsidRDefault="00454BDB" w:rsidP="00E558A6">
      <w:pPr>
        <w:spacing w:line="276" w:lineRule="auto"/>
        <w:ind w:right="395"/>
        <w:jc w:val="both"/>
        <w:rPr>
          <w:lang w:val="en-US"/>
        </w:rPr>
      </w:pPr>
      <w:r w:rsidRPr="00451329">
        <w:rPr>
          <w:lang w:val="en-US"/>
        </w:rPr>
        <w:t>(17)</w:t>
      </w:r>
      <w:r w:rsidRPr="00451329">
        <w:rPr>
          <w:lang w:val="en-US"/>
        </w:rPr>
        <w:tab/>
      </w:r>
      <w:r w:rsidR="00F11CD2" w:rsidRPr="00451329">
        <w:rPr>
          <w:lang w:val="en-US"/>
        </w:rPr>
        <w:t>Spanish (stage-level predicate)</w:t>
      </w:r>
    </w:p>
    <w:p w14:paraId="789D76D6" w14:textId="77777777" w:rsidR="00454BDB" w:rsidRPr="00451329" w:rsidRDefault="00454BDB" w:rsidP="00E558A6">
      <w:pPr>
        <w:spacing w:line="276" w:lineRule="auto"/>
        <w:ind w:right="395" w:firstLine="600"/>
        <w:jc w:val="both"/>
        <w:rPr>
          <w:lang w:val="en-US"/>
        </w:rPr>
      </w:pPr>
      <w:r w:rsidRPr="00451329">
        <w:rPr>
          <w:lang w:val="en-US"/>
        </w:rPr>
        <w:t>Juan está cansado</w:t>
      </w:r>
      <w:r w:rsidR="00F11CD2" w:rsidRPr="00451329">
        <w:rPr>
          <w:lang w:val="en-US"/>
        </w:rPr>
        <w:t>.</w:t>
      </w:r>
      <w:r w:rsidRPr="00451329">
        <w:rPr>
          <w:lang w:val="en-US"/>
        </w:rPr>
        <w:tab/>
      </w:r>
      <w:r w:rsidRPr="00451329">
        <w:rPr>
          <w:lang w:val="en-US"/>
        </w:rPr>
        <w:tab/>
      </w:r>
    </w:p>
    <w:p w14:paraId="4BE4F20B" w14:textId="77777777" w:rsidR="00454BDB" w:rsidRPr="00451329" w:rsidRDefault="00454BDB" w:rsidP="00E558A6">
      <w:pPr>
        <w:spacing w:line="276" w:lineRule="auto"/>
        <w:ind w:left="300" w:right="395" w:firstLine="300"/>
        <w:jc w:val="both"/>
        <w:rPr>
          <w:lang w:val="en-US"/>
        </w:rPr>
      </w:pPr>
      <w:r w:rsidRPr="00451329">
        <w:rPr>
          <w:lang w:val="en-US"/>
        </w:rPr>
        <w:t>‘Juan is tired.’</w:t>
      </w:r>
    </w:p>
    <w:p w14:paraId="2926650B" w14:textId="77777777" w:rsidR="00454BDB" w:rsidRPr="00451329" w:rsidRDefault="00454BDB" w:rsidP="00E558A6">
      <w:pPr>
        <w:spacing w:line="276" w:lineRule="auto"/>
        <w:rPr>
          <w:lang w:val="en-US"/>
        </w:rPr>
      </w:pPr>
    </w:p>
    <w:p w14:paraId="40FF10B1" w14:textId="77777777" w:rsidR="00454BDB" w:rsidRPr="00451329" w:rsidRDefault="00454BDB" w:rsidP="00E558A6">
      <w:pPr>
        <w:spacing w:line="276" w:lineRule="auto"/>
        <w:rPr>
          <w:lang w:val="en-US"/>
        </w:rPr>
      </w:pPr>
      <w:r w:rsidRPr="00451329">
        <w:rPr>
          <w:lang w:val="en-US"/>
        </w:rPr>
        <w:t xml:space="preserve">Mateu &amp; Amadas (1999), among others, show that in a wide range of languages progressives are also expressed through the use of locative prepositions. Examples (18-20) show that progressives are expressed through an overt locative preposition in Dutch (18) and French (19), while Middle English expressed the progressive through the preposition </w:t>
      </w:r>
      <w:r w:rsidRPr="00451329">
        <w:rPr>
          <w:i/>
          <w:lang w:val="en-US"/>
        </w:rPr>
        <w:t>on</w:t>
      </w:r>
      <w:r w:rsidRPr="00451329">
        <w:rPr>
          <w:lang w:val="en-US"/>
        </w:rPr>
        <w:t xml:space="preserve"> (20). </w:t>
      </w:r>
    </w:p>
    <w:p w14:paraId="14302AE6" w14:textId="77777777" w:rsidR="00454BDB" w:rsidRPr="00451329" w:rsidRDefault="00454BDB" w:rsidP="00E558A6">
      <w:pPr>
        <w:spacing w:line="276" w:lineRule="auto"/>
        <w:rPr>
          <w:lang w:val="en-US"/>
        </w:rPr>
      </w:pPr>
    </w:p>
    <w:p w14:paraId="16EA6FCE" w14:textId="77777777" w:rsidR="00FD29F3" w:rsidRPr="00451329" w:rsidRDefault="00454BDB" w:rsidP="00E558A6">
      <w:pPr>
        <w:spacing w:line="276" w:lineRule="auto"/>
        <w:rPr>
          <w:lang w:val="en-US"/>
        </w:rPr>
      </w:pPr>
      <w:r w:rsidRPr="00451329">
        <w:rPr>
          <w:lang w:val="en-US"/>
        </w:rPr>
        <w:t>(18)</w:t>
      </w:r>
      <w:r w:rsidRPr="00451329">
        <w:rPr>
          <w:lang w:val="en-US"/>
        </w:rPr>
        <w:tab/>
      </w:r>
      <w:r w:rsidR="00FD29F3" w:rsidRPr="00451329">
        <w:rPr>
          <w:lang w:val="en-US"/>
        </w:rPr>
        <w:t>Dutch (van Gelderen 1993: 180–182)</w:t>
      </w:r>
    </w:p>
    <w:p w14:paraId="3ACFF8CB" w14:textId="77777777" w:rsidR="00454BDB" w:rsidRPr="00451329" w:rsidRDefault="00454BDB" w:rsidP="00E558A6">
      <w:pPr>
        <w:spacing w:line="276" w:lineRule="auto"/>
        <w:ind w:firstLine="643"/>
        <w:rPr>
          <w:lang w:val="en-US"/>
        </w:rPr>
      </w:pPr>
      <w:r w:rsidRPr="00451329">
        <w:rPr>
          <w:lang w:val="en-US"/>
        </w:rPr>
        <w:t>Ik</w:t>
      </w:r>
      <w:r w:rsidRPr="00451329">
        <w:rPr>
          <w:lang w:val="en-US"/>
        </w:rPr>
        <w:tab/>
        <w:t>ben</w:t>
      </w:r>
      <w:r w:rsidRPr="00451329">
        <w:rPr>
          <w:lang w:val="en-US"/>
        </w:rPr>
        <w:tab/>
        <w:t>aan</w:t>
      </w:r>
      <w:r w:rsidRPr="00451329">
        <w:rPr>
          <w:lang w:val="en-US"/>
        </w:rPr>
        <w:tab/>
        <w:t>het/’t</w:t>
      </w:r>
      <w:r w:rsidRPr="00451329">
        <w:rPr>
          <w:lang w:val="en-US"/>
        </w:rPr>
        <w:tab/>
        <w:t xml:space="preserve">werken. </w:t>
      </w:r>
    </w:p>
    <w:p w14:paraId="57885E1C" w14:textId="77777777" w:rsidR="00454BDB" w:rsidRPr="00451329" w:rsidRDefault="00454BDB" w:rsidP="00E558A6">
      <w:pPr>
        <w:spacing w:line="276" w:lineRule="auto"/>
        <w:ind w:firstLine="643"/>
        <w:rPr>
          <w:lang w:val="en-US"/>
        </w:rPr>
      </w:pPr>
      <w:r w:rsidRPr="00451329">
        <w:rPr>
          <w:lang w:val="en-US"/>
        </w:rPr>
        <w:t>I</w:t>
      </w:r>
      <w:r w:rsidRPr="00451329">
        <w:rPr>
          <w:lang w:val="en-US"/>
        </w:rPr>
        <w:tab/>
        <w:t>am</w:t>
      </w:r>
      <w:r w:rsidRPr="00451329">
        <w:rPr>
          <w:lang w:val="en-US"/>
        </w:rPr>
        <w:tab/>
        <w:t>on</w:t>
      </w:r>
      <w:r w:rsidRPr="00451329">
        <w:rPr>
          <w:lang w:val="en-US"/>
        </w:rPr>
        <w:tab/>
        <w:t>the</w:t>
      </w:r>
      <w:r w:rsidRPr="00451329">
        <w:rPr>
          <w:lang w:val="en-US"/>
        </w:rPr>
        <w:tab/>
        <w:t>working</w:t>
      </w:r>
    </w:p>
    <w:p w14:paraId="258F3443" w14:textId="77777777" w:rsidR="00454BDB" w:rsidRPr="00451329" w:rsidRDefault="00454BDB" w:rsidP="00E558A6">
      <w:pPr>
        <w:spacing w:line="276" w:lineRule="auto"/>
        <w:ind w:firstLine="643"/>
        <w:rPr>
          <w:lang w:val="en-US"/>
        </w:rPr>
      </w:pPr>
      <w:r w:rsidRPr="00451329">
        <w:rPr>
          <w:lang w:val="en-US"/>
        </w:rPr>
        <w:t>‘I am working.’</w:t>
      </w:r>
    </w:p>
    <w:p w14:paraId="01D4AAE3" w14:textId="77777777" w:rsidR="00FD29F3" w:rsidRPr="00451329" w:rsidRDefault="00FD29F3" w:rsidP="00E558A6">
      <w:pPr>
        <w:spacing w:line="276" w:lineRule="auto"/>
        <w:rPr>
          <w:lang w:val="en-US"/>
        </w:rPr>
      </w:pPr>
    </w:p>
    <w:p w14:paraId="56AC70F3" w14:textId="77777777" w:rsidR="00FD29F3" w:rsidRPr="00451329" w:rsidRDefault="00454BDB" w:rsidP="00E558A6">
      <w:pPr>
        <w:spacing w:line="276" w:lineRule="auto"/>
        <w:rPr>
          <w:lang w:val="en-US"/>
        </w:rPr>
      </w:pPr>
      <w:r w:rsidRPr="00451329">
        <w:rPr>
          <w:lang w:val="en-US"/>
        </w:rPr>
        <w:t>(19)</w:t>
      </w:r>
      <w:r w:rsidRPr="00451329">
        <w:rPr>
          <w:lang w:val="en-US"/>
        </w:rPr>
        <w:tab/>
      </w:r>
      <w:r w:rsidR="00FD29F3" w:rsidRPr="00451329">
        <w:rPr>
          <w:lang w:val="en-US"/>
        </w:rPr>
        <w:t>French (Demirdache &amp; Uribe-Etxebarria 1997: 9; 1998: 25)</w:t>
      </w:r>
    </w:p>
    <w:p w14:paraId="3075F3BF" w14:textId="77777777" w:rsidR="00454BDB" w:rsidRPr="00451329" w:rsidRDefault="00454BDB" w:rsidP="00E558A6">
      <w:pPr>
        <w:spacing w:line="276" w:lineRule="auto"/>
        <w:ind w:firstLine="643"/>
        <w:rPr>
          <w:lang w:val="en-US"/>
        </w:rPr>
      </w:pPr>
      <w:r w:rsidRPr="00451329">
        <w:rPr>
          <w:lang w:val="en-US"/>
        </w:rPr>
        <w:t>Zazie</w:t>
      </w:r>
      <w:r w:rsidRPr="00451329">
        <w:rPr>
          <w:lang w:val="en-US"/>
        </w:rPr>
        <w:tab/>
        <w:t>est</w:t>
      </w:r>
      <w:r w:rsidRPr="00451329">
        <w:rPr>
          <w:lang w:val="en-US"/>
        </w:rPr>
        <w:tab/>
        <w:t>en</w:t>
      </w:r>
      <w:r w:rsidRPr="00451329">
        <w:rPr>
          <w:lang w:val="en-US"/>
        </w:rPr>
        <w:tab/>
        <w:t>train</w:t>
      </w:r>
      <w:r w:rsidRPr="00451329">
        <w:rPr>
          <w:lang w:val="en-US"/>
        </w:rPr>
        <w:tab/>
        <w:t>de</w:t>
      </w:r>
      <w:r w:rsidRPr="00451329">
        <w:rPr>
          <w:lang w:val="en-US"/>
        </w:rPr>
        <w:tab/>
        <w:t xml:space="preserve">miauler. </w:t>
      </w:r>
      <w:r w:rsidRPr="00451329">
        <w:rPr>
          <w:lang w:val="en-US"/>
        </w:rPr>
        <w:tab/>
      </w:r>
    </w:p>
    <w:p w14:paraId="3814AC38" w14:textId="77777777" w:rsidR="00454BDB" w:rsidRPr="00451329" w:rsidRDefault="00454BDB" w:rsidP="00E558A6">
      <w:pPr>
        <w:spacing w:line="276" w:lineRule="auto"/>
        <w:ind w:firstLine="643"/>
        <w:rPr>
          <w:lang w:val="en-US"/>
        </w:rPr>
      </w:pPr>
      <w:r w:rsidRPr="00451329">
        <w:rPr>
          <w:lang w:val="en-US"/>
        </w:rPr>
        <w:t>Zazie</w:t>
      </w:r>
      <w:r w:rsidRPr="00451329">
        <w:rPr>
          <w:lang w:val="en-US"/>
        </w:rPr>
        <w:tab/>
        <w:t>is</w:t>
      </w:r>
      <w:r w:rsidRPr="00451329">
        <w:rPr>
          <w:lang w:val="en-US"/>
        </w:rPr>
        <w:tab/>
        <w:t>in</w:t>
      </w:r>
      <w:r w:rsidRPr="00451329">
        <w:rPr>
          <w:lang w:val="en-US"/>
        </w:rPr>
        <w:tab/>
        <w:t>along</w:t>
      </w:r>
      <w:r w:rsidRPr="00451329">
        <w:rPr>
          <w:lang w:val="en-US"/>
        </w:rPr>
        <w:tab/>
        <w:t>of</w:t>
      </w:r>
      <w:r w:rsidRPr="00451329">
        <w:rPr>
          <w:lang w:val="en-US"/>
        </w:rPr>
        <w:tab/>
        <w:t>miaowing</w:t>
      </w:r>
    </w:p>
    <w:p w14:paraId="0C1FC547" w14:textId="77777777" w:rsidR="00454BDB" w:rsidRPr="00451329" w:rsidRDefault="00454BDB" w:rsidP="00E558A6">
      <w:pPr>
        <w:spacing w:line="276" w:lineRule="auto"/>
        <w:ind w:firstLine="643"/>
        <w:rPr>
          <w:lang w:val="en-US"/>
        </w:rPr>
      </w:pPr>
      <w:r w:rsidRPr="00451329">
        <w:rPr>
          <w:lang w:val="en-US"/>
        </w:rPr>
        <w:t>‘Zazie is miaowing’.</w:t>
      </w:r>
    </w:p>
    <w:p w14:paraId="39DFDB9B" w14:textId="77777777" w:rsidR="00454BDB" w:rsidRPr="00451329" w:rsidRDefault="00454BDB" w:rsidP="00E558A6">
      <w:pPr>
        <w:spacing w:line="276" w:lineRule="auto"/>
        <w:rPr>
          <w:lang w:val="en-US"/>
        </w:rPr>
      </w:pPr>
    </w:p>
    <w:p w14:paraId="5BF8A698" w14:textId="77777777" w:rsidR="00FD29F3" w:rsidRPr="00451329" w:rsidRDefault="00454BDB" w:rsidP="00E558A6">
      <w:pPr>
        <w:spacing w:line="276" w:lineRule="auto"/>
        <w:rPr>
          <w:lang w:val="en-US"/>
        </w:rPr>
      </w:pPr>
      <w:r w:rsidRPr="00451329">
        <w:rPr>
          <w:lang w:val="en-US"/>
        </w:rPr>
        <w:t>(20)</w:t>
      </w:r>
      <w:r w:rsidRPr="00451329">
        <w:rPr>
          <w:lang w:val="en-US"/>
        </w:rPr>
        <w:tab/>
      </w:r>
      <w:r w:rsidR="00FD29F3" w:rsidRPr="00451329">
        <w:rPr>
          <w:lang w:val="en-US"/>
        </w:rPr>
        <w:t xml:space="preserve">Middle English (Jespersen 1949: 168, </w:t>
      </w:r>
      <w:r w:rsidR="00FD29F3" w:rsidRPr="00451329">
        <w:rPr>
          <w:i/>
          <w:lang w:val="en-US"/>
        </w:rPr>
        <w:t>apud</w:t>
      </w:r>
      <w:r w:rsidR="00FD29F3" w:rsidRPr="00451329">
        <w:rPr>
          <w:lang w:val="en-US"/>
        </w:rPr>
        <w:t xml:space="preserve"> Bybee et al. 1994: 132)</w:t>
      </w:r>
    </w:p>
    <w:p w14:paraId="6D1BF486" w14:textId="77777777" w:rsidR="00454BDB" w:rsidRPr="00451329" w:rsidRDefault="00FD29F3" w:rsidP="00E558A6">
      <w:pPr>
        <w:spacing w:line="276" w:lineRule="auto"/>
        <w:ind w:firstLine="643"/>
        <w:rPr>
          <w:lang w:val="en-US"/>
        </w:rPr>
      </w:pPr>
      <w:r w:rsidRPr="00451329">
        <w:rPr>
          <w:lang w:val="en-US"/>
        </w:rPr>
        <w:t xml:space="preserve">He is on hunting. </w:t>
      </w:r>
    </w:p>
    <w:p w14:paraId="6480BAAE" w14:textId="77777777" w:rsidR="00454BDB" w:rsidRPr="00451329" w:rsidRDefault="00454BDB" w:rsidP="00E558A6">
      <w:pPr>
        <w:spacing w:line="276" w:lineRule="auto"/>
        <w:rPr>
          <w:lang w:val="en-US"/>
        </w:rPr>
      </w:pPr>
      <w:r w:rsidRPr="00451329">
        <w:rPr>
          <w:lang w:val="en-US"/>
        </w:rPr>
        <w:tab/>
      </w:r>
    </w:p>
    <w:p w14:paraId="398684BF" w14:textId="77777777" w:rsidR="00454BDB" w:rsidRPr="00451329" w:rsidRDefault="00454BDB" w:rsidP="00E558A6">
      <w:pPr>
        <w:spacing w:line="276" w:lineRule="auto"/>
        <w:rPr>
          <w:lang w:val="en-US"/>
        </w:rPr>
      </w:pPr>
      <w:r w:rsidRPr="00451329">
        <w:rPr>
          <w:lang w:val="en-US"/>
        </w:rPr>
        <w:t xml:space="preserve">In languages like Gungbe, there is a progressive particle </w:t>
      </w:r>
      <w:r w:rsidRPr="00451329">
        <w:rPr>
          <w:i/>
          <w:lang w:val="en-US"/>
        </w:rPr>
        <w:t>tò</w:t>
      </w:r>
      <w:r w:rsidRPr="00451329">
        <w:rPr>
          <w:lang w:val="en-US"/>
        </w:rPr>
        <w:t xml:space="preserve"> which means literally ‘be at’. The lexical verb, when it immediately follows the progressive particle, similarly to what happens in Conversanese, may undergo a process of reduplication (Aboh 2004</w:t>
      </w:r>
      <w:r w:rsidR="00FD29F3" w:rsidRPr="00451329">
        <w:rPr>
          <w:lang w:val="en-US"/>
        </w:rPr>
        <w:t>;</w:t>
      </w:r>
      <w:r w:rsidRPr="00451329">
        <w:rPr>
          <w:lang w:val="en-US"/>
        </w:rPr>
        <w:t xml:space="preserve"> 2009), as in (21), where </w:t>
      </w:r>
      <w:r w:rsidRPr="00451329">
        <w:rPr>
          <w:rFonts w:eastAsia="Calibri"/>
          <w:i/>
          <w:lang w:val="en-US"/>
        </w:rPr>
        <w:t>ɖ</w:t>
      </w:r>
      <w:r w:rsidRPr="00451329">
        <w:rPr>
          <w:i/>
          <w:lang w:val="en-US"/>
        </w:rPr>
        <w:t>a</w:t>
      </w:r>
      <w:r w:rsidRPr="00451329">
        <w:rPr>
          <w:lang w:val="en-US"/>
        </w:rPr>
        <w:t xml:space="preserve"> is the verb and</w:t>
      </w:r>
      <w:r w:rsidRPr="00451329">
        <w:rPr>
          <w:rFonts w:eastAsia="Calibri"/>
          <w:lang w:val="en-US"/>
        </w:rPr>
        <w:t xml:space="preserve"> </w:t>
      </w:r>
      <w:r w:rsidRPr="00451329">
        <w:rPr>
          <w:rFonts w:eastAsia="Calibri"/>
          <w:i/>
          <w:lang w:val="en-US"/>
        </w:rPr>
        <w:t>ɖ</w:t>
      </w:r>
      <w:r w:rsidRPr="00451329">
        <w:rPr>
          <w:i/>
          <w:lang w:val="en-US"/>
        </w:rPr>
        <w:t>i</w:t>
      </w:r>
      <w:r w:rsidRPr="00451329">
        <w:rPr>
          <w:rFonts w:eastAsia="Calibri"/>
          <w:i/>
          <w:lang w:val="en-US"/>
        </w:rPr>
        <w:t>ɖ</w:t>
      </w:r>
      <w:r w:rsidRPr="00451329">
        <w:rPr>
          <w:i/>
          <w:lang w:val="en-US"/>
        </w:rPr>
        <w:t>a</w:t>
      </w:r>
      <w:r w:rsidRPr="00451329">
        <w:rPr>
          <w:lang w:val="en-US"/>
        </w:rPr>
        <w:t xml:space="preserve"> is its reduplicated form.</w:t>
      </w:r>
      <w:r w:rsidRPr="00451329">
        <w:rPr>
          <w:rStyle w:val="a4"/>
          <w:lang w:val="en-US"/>
        </w:rPr>
        <w:footnoteReference w:id="8"/>
      </w:r>
      <w:r w:rsidRPr="00451329">
        <w:rPr>
          <w:lang w:val="en-US"/>
        </w:rPr>
        <w:t xml:space="preserve"> </w:t>
      </w:r>
    </w:p>
    <w:p w14:paraId="789F5D90" w14:textId="77777777" w:rsidR="00454BDB" w:rsidRPr="00451329" w:rsidRDefault="00454BDB" w:rsidP="00E558A6">
      <w:pPr>
        <w:spacing w:line="276" w:lineRule="auto"/>
        <w:rPr>
          <w:lang w:val="en-US"/>
        </w:rPr>
      </w:pPr>
    </w:p>
    <w:p w14:paraId="14D556C6" w14:textId="77777777" w:rsidR="00454BDB" w:rsidRPr="00451329" w:rsidRDefault="00454BDB" w:rsidP="00E558A6">
      <w:pPr>
        <w:spacing w:line="276" w:lineRule="auto"/>
        <w:rPr>
          <w:lang w:val="en-US"/>
        </w:rPr>
      </w:pPr>
      <w:r w:rsidRPr="00451329">
        <w:rPr>
          <w:rFonts w:eastAsia="Calibri"/>
          <w:lang w:val="en-US"/>
        </w:rPr>
        <w:t>(21)</w:t>
      </w:r>
      <w:r w:rsidRPr="00451329">
        <w:rPr>
          <w:rFonts w:eastAsia="Calibri"/>
          <w:lang w:val="en-US"/>
        </w:rPr>
        <w:tab/>
        <w:t>ɛ</w:t>
      </w:r>
      <w:r w:rsidRPr="00451329">
        <w:rPr>
          <w:lang w:val="en-US"/>
        </w:rPr>
        <w:t>t</w:t>
      </w:r>
      <w:r w:rsidRPr="00451329">
        <w:rPr>
          <w:rFonts w:eastAsia="Calibri"/>
          <w:lang w:val="en-US"/>
        </w:rPr>
        <w:t>ɛ</w:t>
      </w:r>
      <w:r w:rsidRPr="00451329">
        <w:rPr>
          <w:lang w:val="en-US"/>
        </w:rPr>
        <w:t xml:space="preserve"> </w:t>
      </w:r>
      <w:r w:rsidRPr="00451329">
        <w:rPr>
          <w:lang w:val="en-US"/>
        </w:rPr>
        <w:tab/>
        <w:t>w</w:t>
      </w:r>
      <w:r w:rsidRPr="00451329">
        <w:rPr>
          <w:rFonts w:eastAsia="Calibri"/>
          <w:lang w:val="en-US"/>
        </w:rPr>
        <w:t>ɛ</w:t>
      </w:r>
      <w:r w:rsidRPr="00451329">
        <w:rPr>
          <w:lang w:val="en-US"/>
        </w:rPr>
        <w:t xml:space="preserve"> </w:t>
      </w:r>
      <w:r w:rsidRPr="00451329">
        <w:rPr>
          <w:lang w:val="en-US"/>
        </w:rPr>
        <w:tab/>
        <w:t xml:space="preserve">mi </w:t>
      </w:r>
      <w:r w:rsidRPr="00451329">
        <w:rPr>
          <w:lang w:val="en-US"/>
        </w:rPr>
        <w:tab/>
        <w:t xml:space="preserve">tò </w:t>
      </w:r>
      <w:r w:rsidRPr="00451329">
        <w:rPr>
          <w:lang w:val="en-US"/>
        </w:rPr>
        <w:tab/>
      </w:r>
      <w:r w:rsidRPr="00451329">
        <w:rPr>
          <w:lang w:val="en-US"/>
        </w:rPr>
        <w:tab/>
      </w:r>
      <w:r w:rsidRPr="00451329">
        <w:rPr>
          <w:lang w:val="en-US"/>
        </w:rPr>
        <w:tab/>
      </w:r>
      <w:r w:rsidRPr="00451329">
        <w:rPr>
          <w:rFonts w:eastAsia="Calibri"/>
          <w:lang w:val="en-US"/>
        </w:rPr>
        <w:t>ɖ</w:t>
      </w:r>
      <w:r w:rsidRPr="00451329">
        <w:rPr>
          <w:lang w:val="en-US"/>
        </w:rPr>
        <w:t>i</w:t>
      </w:r>
      <w:r w:rsidRPr="00451329">
        <w:rPr>
          <w:rFonts w:eastAsia="Calibri"/>
          <w:lang w:val="en-US"/>
        </w:rPr>
        <w:t>ɖ</w:t>
      </w:r>
      <w:r w:rsidRPr="00451329">
        <w:rPr>
          <w:lang w:val="en-US"/>
        </w:rPr>
        <w:t xml:space="preserve">a </w:t>
      </w:r>
      <w:r w:rsidRPr="00451329">
        <w:rPr>
          <w:lang w:val="en-US"/>
        </w:rPr>
        <w:tab/>
      </w:r>
      <w:r w:rsidRPr="00451329">
        <w:rPr>
          <w:rFonts w:eastAsia="Calibri"/>
          <w:lang w:val="en-US"/>
        </w:rPr>
        <w:t>na</w:t>
      </w:r>
      <w:r w:rsidRPr="00451329">
        <w:rPr>
          <w:rFonts w:eastAsia="Calibri"/>
          <w:lang w:val="en-US"/>
        </w:rPr>
        <w:tab/>
        <w:t xml:space="preserve">Aluku </w:t>
      </w:r>
    </w:p>
    <w:p w14:paraId="576EAE57" w14:textId="77777777" w:rsidR="00454BDB" w:rsidRPr="00451329" w:rsidRDefault="00454BDB" w:rsidP="00E558A6">
      <w:pPr>
        <w:spacing w:line="276" w:lineRule="auto"/>
        <w:rPr>
          <w:lang w:val="en-US"/>
        </w:rPr>
      </w:pPr>
      <w:r w:rsidRPr="00451329">
        <w:rPr>
          <w:lang w:val="en-US"/>
        </w:rPr>
        <w:t xml:space="preserve"> </w:t>
      </w:r>
      <w:r w:rsidRPr="00451329">
        <w:rPr>
          <w:lang w:val="en-US"/>
        </w:rPr>
        <w:tab/>
        <w:t>what</w:t>
      </w:r>
      <w:r w:rsidRPr="00451329">
        <w:rPr>
          <w:lang w:val="en-US"/>
        </w:rPr>
        <w:tab/>
      </w:r>
      <w:r w:rsidRPr="00451329">
        <w:rPr>
          <w:smallCaps/>
          <w:lang w:val="en-US"/>
        </w:rPr>
        <w:t>foc</w:t>
      </w:r>
      <w:r w:rsidRPr="00451329">
        <w:rPr>
          <w:smallCaps/>
          <w:lang w:val="en-US"/>
        </w:rPr>
        <w:tab/>
        <w:t>2pl</w:t>
      </w:r>
      <w:r w:rsidRPr="00451329">
        <w:rPr>
          <w:smallCaps/>
          <w:lang w:val="en-US"/>
        </w:rPr>
        <w:tab/>
        <w:t>prog</w:t>
      </w:r>
      <w:r w:rsidRPr="00451329">
        <w:rPr>
          <w:lang w:val="en-US"/>
        </w:rPr>
        <w:t xml:space="preserve">(=‘be at’) </w:t>
      </w:r>
      <w:r w:rsidRPr="00451329">
        <w:rPr>
          <w:lang w:val="en-US"/>
        </w:rPr>
        <w:tab/>
        <w:t>cook</w:t>
      </w:r>
      <w:r w:rsidRPr="00451329">
        <w:rPr>
          <w:lang w:val="en-US"/>
        </w:rPr>
        <w:tab/>
        <w:t>to</w:t>
      </w:r>
      <w:r w:rsidRPr="00451329">
        <w:rPr>
          <w:lang w:val="en-US"/>
        </w:rPr>
        <w:tab/>
        <w:t xml:space="preserve">Aluku </w:t>
      </w:r>
    </w:p>
    <w:p w14:paraId="4C23133A" w14:textId="77777777" w:rsidR="00454BDB" w:rsidRPr="00451329" w:rsidRDefault="00454BDB" w:rsidP="00E558A6">
      <w:pPr>
        <w:spacing w:line="276" w:lineRule="auto"/>
        <w:rPr>
          <w:lang w:val="en-US"/>
        </w:rPr>
      </w:pPr>
      <w:r w:rsidRPr="00451329">
        <w:rPr>
          <w:lang w:val="en-US"/>
        </w:rPr>
        <w:tab/>
        <w:t xml:space="preserve">‘What are you cooking for Aluku?’ (Aboh 2004) </w:t>
      </w:r>
    </w:p>
    <w:p w14:paraId="78A566D1" w14:textId="77777777" w:rsidR="00454BDB" w:rsidRPr="00451329" w:rsidRDefault="00454BDB" w:rsidP="00E558A6">
      <w:pPr>
        <w:spacing w:line="276" w:lineRule="auto"/>
        <w:rPr>
          <w:lang w:val="en-US"/>
        </w:rPr>
      </w:pPr>
      <w:r w:rsidRPr="00451329">
        <w:rPr>
          <w:lang w:val="en-US"/>
        </w:rPr>
        <w:t xml:space="preserve"> </w:t>
      </w:r>
    </w:p>
    <w:p w14:paraId="7C665C74" w14:textId="77777777" w:rsidR="00454BDB" w:rsidRPr="00451329" w:rsidRDefault="00454BDB" w:rsidP="00E558A6">
      <w:pPr>
        <w:spacing w:line="276" w:lineRule="auto"/>
        <w:rPr>
          <w:lang w:val="en-US"/>
        </w:rPr>
      </w:pPr>
      <w:r w:rsidRPr="00451329">
        <w:rPr>
          <w:lang w:val="en-US"/>
        </w:rPr>
        <w:lastRenderedPageBreak/>
        <w:t xml:space="preserve">Mateu &amp; Amadas (1999), referring to this general analysis of progressives as locative constructions, further argue that progressives are universally unaccusative. In their proposal, two assumptions are made in order to refer to progressives as unaccusatives: the first is that, since progressives are expressed in the majority of the languages in the world by a locative structure, locatives are unaccusatives, and so progressive represents a process of unaccusativization for the lexical verbs that enter into the progressive derivation. This unaccusativization does not involve a change in the argument structure of the embedded verb. The thematic roles are assigned by the embedded verb that is selected in the locative construction. This kind of change </w:t>
      </w:r>
      <w:r w:rsidRPr="00451329">
        <w:rPr>
          <w:sz w:val="23"/>
          <w:szCs w:val="23"/>
          <w:lang w:val="en-US"/>
        </w:rPr>
        <w:t>is a type-changing operation (de Swart 1998</w:t>
      </w:r>
      <w:r w:rsidR="00FD29F3" w:rsidRPr="00451329">
        <w:rPr>
          <w:sz w:val="23"/>
          <w:szCs w:val="23"/>
          <w:lang w:val="en-US"/>
        </w:rPr>
        <w:t>;</w:t>
      </w:r>
      <w:r w:rsidRPr="00451329">
        <w:rPr>
          <w:sz w:val="23"/>
          <w:szCs w:val="23"/>
          <w:lang w:val="en-US"/>
        </w:rPr>
        <w:t xml:space="preserve"> Fernald 1999): the event expressed by the embedded verb becomes a state through the locative construction involving the auxiliary and/or the locative preposition.</w:t>
      </w:r>
      <w:r w:rsidRPr="00451329">
        <w:rPr>
          <w:rStyle w:val="a4"/>
          <w:sz w:val="23"/>
          <w:szCs w:val="23"/>
          <w:lang w:val="en-US"/>
        </w:rPr>
        <w:footnoteReference w:id="9"/>
      </w:r>
      <w:r w:rsidRPr="00451329">
        <w:rPr>
          <w:sz w:val="23"/>
          <w:szCs w:val="23"/>
          <w:lang w:val="en-US"/>
        </w:rPr>
        <w:t xml:space="preserve"> </w:t>
      </w:r>
      <w:r w:rsidRPr="00451329">
        <w:rPr>
          <w:lang w:val="en-US"/>
        </w:rPr>
        <w:t>The second assumption is strictly linked to the first assumption: the process of unaccusativization is implied by the fact that the subject of a progressive structure enters in a central coincidence relation with the event denoted by the lexical verb (i.e. its lexical aspect or aktionsart). The central coincidence relation is the location within the locative structure: it is one precise moment within the event.</w:t>
      </w:r>
      <w:r w:rsidRPr="00451329">
        <w:rPr>
          <w:rStyle w:val="a4"/>
          <w:lang w:val="en-US"/>
        </w:rPr>
        <w:footnoteReference w:id="10"/>
      </w:r>
      <w:r w:rsidRPr="00451329">
        <w:rPr>
          <w:lang w:val="en-US"/>
        </w:rPr>
        <w:t xml:space="preserve"> For telic predicates, such as in (22), the event has a natural endpoint in the sense that John ‘finished’ building the house. In the progressive version (23), the subject </w:t>
      </w:r>
      <w:r w:rsidRPr="00451329">
        <w:rPr>
          <w:i/>
          <w:lang w:val="en-US"/>
        </w:rPr>
        <w:t>John</w:t>
      </w:r>
      <w:r w:rsidRPr="00451329">
        <w:rPr>
          <w:lang w:val="en-US"/>
        </w:rPr>
        <w:t xml:space="preserve"> is centrally located within the temporal contour of the event of building the house, so he is represented in a moment in which the the process of building is not yet complete.</w:t>
      </w:r>
      <w:r w:rsidRPr="00451329">
        <w:rPr>
          <w:rStyle w:val="a4"/>
          <w:lang w:val="en-US"/>
        </w:rPr>
        <w:footnoteReference w:id="11"/>
      </w:r>
    </w:p>
    <w:p w14:paraId="7DF5CA25" w14:textId="77777777" w:rsidR="00454BDB" w:rsidRPr="00451329" w:rsidRDefault="00454BDB" w:rsidP="00E558A6">
      <w:pPr>
        <w:spacing w:line="276" w:lineRule="auto"/>
        <w:rPr>
          <w:sz w:val="18"/>
          <w:szCs w:val="18"/>
          <w:lang w:val="en-US"/>
        </w:rPr>
      </w:pPr>
    </w:p>
    <w:p w14:paraId="5958DEF5" w14:textId="77777777" w:rsidR="00454BDB" w:rsidRPr="00451329" w:rsidRDefault="00454BDB" w:rsidP="00E558A6">
      <w:pPr>
        <w:spacing w:line="276" w:lineRule="auto"/>
        <w:rPr>
          <w:lang w:val="en-US"/>
        </w:rPr>
      </w:pPr>
      <w:r w:rsidRPr="00451329">
        <w:rPr>
          <w:lang w:val="en-US"/>
        </w:rPr>
        <w:t>(22)</w:t>
      </w:r>
      <w:r w:rsidRPr="00451329">
        <w:rPr>
          <w:lang w:val="en-US"/>
        </w:rPr>
        <w:tab/>
        <w:t>John built the house.</w:t>
      </w:r>
    </w:p>
    <w:p w14:paraId="416E3E09" w14:textId="77777777" w:rsidR="00454BDB" w:rsidRPr="00451329" w:rsidRDefault="00454BDB" w:rsidP="00E558A6">
      <w:pPr>
        <w:spacing w:line="276" w:lineRule="auto"/>
        <w:ind w:firstLine="643"/>
        <w:rPr>
          <w:lang w:val="en-US"/>
        </w:rPr>
      </w:pPr>
      <w:r w:rsidRPr="00451329">
        <w:rPr>
          <w:lang w:val="en-US"/>
        </w:rPr>
        <w:t>JOHN BUILT THE HOUSE</w:t>
      </w:r>
    </w:p>
    <w:p w14:paraId="3D4EC1BA" w14:textId="77777777" w:rsidR="00454BDB" w:rsidRPr="00451329" w:rsidRDefault="00454BDB" w:rsidP="00E558A6">
      <w:pPr>
        <w:spacing w:line="276" w:lineRule="auto"/>
        <w:rPr>
          <w:lang w:val="en-US"/>
        </w:rPr>
      </w:pPr>
    </w:p>
    <w:p w14:paraId="116AC9F9" w14:textId="77777777" w:rsidR="00454BDB" w:rsidRPr="00451329" w:rsidRDefault="00454BDB" w:rsidP="00E558A6">
      <w:pPr>
        <w:spacing w:line="276" w:lineRule="auto"/>
        <w:rPr>
          <w:lang w:val="en-US"/>
        </w:rPr>
      </w:pPr>
      <w:r w:rsidRPr="00451329">
        <w:rPr>
          <w:lang w:val="en-US"/>
        </w:rPr>
        <w:t>(23)</w:t>
      </w:r>
      <w:r w:rsidRPr="00451329">
        <w:rPr>
          <w:lang w:val="en-US"/>
        </w:rPr>
        <w:tab/>
        <w:t>John was building the house.</w:t>
      </w:r>
    </w:p>
    <w:p w14:paraId="48D32149" w14:textId="77777777" w:rsidR="00454BDB" w:rsidRPr="00451329" w:rsidRDefault="00454BDB" w:rsidP="00E558A6">
      <w:pPr>
        <w:spacing w:line="276" w:lineRule="auto"/>
        <w:ind w:firstLine="643"/>
        <w:rPr>
          <w:lang w:val="en-US"/>
        </w:rPr>
      </w:pPr>
      <w:r w:rsidRPr="00451329">
        <w:rPr>
          <w:lang w:val="en-US"/>
        </w:rPr>
        <w:t>JOHN DID NOT BUILD THE HOUSE</w:t>
      </w:r>
    </w:p>
    <w:p w14:paraId="66B0C077" w14:textId="77777777" w:rsidR="00454BDB" w:rsidRPr="00451329" w:rsidRDefault="00454BDB" w:rsidP="00E558A6">
      <w:pPr>
        <w:spacing w:line="276" w:lineRule="auto"/>
        <w:rPr>
          <w:lang w:val="en-US"/>
        </w:rPr>
      </w:pPr>
    </w:p>
    <w:p w14:paraId="25D471FE" w14:textId="77777777" w:rsidR="00454BDB" w:rsidRPr="00451329" w:rsidRDefault="00454BDB" w:rsidP="00E558A6">
      <w:pPr>
        <w:spacing w:line="276" w:lineRule="auto"/>
        <w:rPr>
          <w:lang w:val="en-US"/>
        </w:rPr>
      </w:pPr>
      <w:r w:rsidRPr="00451329">
        <w:rPr>
          <w:lang w:val="en-US"/>
        </w:rPr>
        <w:t xml:space="preserve">In ergative languages like Basque, the single argument (‘subject’) of an intransitive verb behaves like the object of a transitive verb and is marked with the absolutive case, and it differs from the agent (‘subject’) of a transitive verb, which is marked with the ergative case. Laka (2006) argues that progressive structures in Basque are homomorphic with </w:t>
      </w:r>
      <w:r w:rsidRPr="00451329">
        <w:rPr>
          <w:lang w:val="en-US"/>
        </w:rPr>
        <w:lastRenderedPageBreak/>
        <w:t xml:space="preserve">locative/unaccusative structures, which results from the fact that the progressive auxiliary </w:t>
      </w:r>
      <w:r w:rsidRPr="00451329">
        <w:rPr>
          <w:i/>
          <w:lang w:val="en-US"/>
        </w:rPr>
        <w:t>ari</w:t>
      </w:r>
      <w:r w:rsidRPr="00451329">
        <w:rPr>
          <w:lang w:val="en-US"/>
        </w:rPr>
        <w:t xml:space="preserve"> involves a biclausal syntactic structure (26). The main verb </w:t>
      </w:r>
      <w:r w:rsidRPr="00451329">
        <w:rPr>
          <w:i/>
          <w:lang w:val="en-US"/>
        </w:rPr>
        <w:t>ari</w:t>
      </w:r>
      <w:r w:rsidRPr="00451329">
        <w:rPr>
          <w:lang w:val="en-US"/>
        </w:rPr>
        <w:t xml:space="preserve"> ‘to be engaged’ takes a locative PP (‘in something’) expressed through the locative suffix, as in the intransitive structures in (24, 26): the PP can take a nominal complement (24b) or a VP (26b). </w:t>
      </w:r>
    </w:p>
    <w:p w14:paraId="6225F22A" w14:textId="77777777" w:rsidR="00454BDB" w:rsidRPr="00451329" w:rsidRDefault="00454BDB" w:rsidP="00E558A6">
      <w:pPr>
        <w:spacing w:line="276" w:lineRule="auto"/>
        <w:rPr>
          <w:lang w:val="en-US"/>
        </w:rPr>
      </w:pPr>
    </w:p>
    <w:p w14:paraId="64C82DBE" w14:textId="77777777" w:rsidR="00454BDB" w:rsidRPr="00451329" w:rsidRDefault="00454BDB" w:rsidP="00E558A6">
      <w:pPr>
        <w:spacing w:line="276" w:lineRule="auto"/>
        <w:rPr>
          <w:lang w:val="en-US"/>
        </w:rPr>
      </w:pPr>
      <w:r w:rsidRPr="00451329">
        <w:rPr>
          <w:lang w:val="en-US"/>
        </w:rPr>
        <w:t>(24)</w:t>
      </w:r>
      <w:r w:rsidRPr="00451329">
        <w:rPr>
          <w:lang w:val="en-US"/>
        </w:rPr>
        <w:tab/>
        <w:t>a.</w:t>
      </w:r>
      <w:r w:rsidRPr="00451329">
        <w:rPr>
          <w:lang w:val="en-US"/>
        </w:rPr>
        <w:tab/>
        <w:t xml:space="preserve">Emakume-a </w:t>
      </w:r>
      <w:r w:rsidRPr="00451329">
        <w:rPr>
          <w:lang w:val="en-US"/>
        </w:rPr>
        <w:tab/>
      </w:r>
      <w:r w:rsidRPr="00451329">
        <w:rPr>
          <w:lang w:val="en-US"/>
        </w:rPr>
        <w:tab/>
        <w:t xml:space="preserve">danza-n </w:t>
      </w:r>
      <w:r w:rsidRPr="00451329">
        <w:rPr>
          <w:lang w:val="en-US"/>
        </w:rPr>
        <w:tab/>
        <w:t>ari</w:t>
      </w:r>
      <w:r w:rsidRPr="00451329">
        <w:rPr>
          <w:lang w:val="en-US"/>
        </w:rPr>
        <w:tab/>
      </w:r>
      <w:r w:rsidRPr="00451329">
        <w:rPr>
          <w:lang w:val="en-US"/>
        </w:rPr>
        <w:tab/>
        <w:t>da</w:t>
      </w:r>
      <w:r w:rsidR="00FD29F3" w:rsidRPr="00451329">
        <w:rPr>
          <w:lang w:val="en-US"/>
        </w:rPr>
        <w:t>.</w:t>
      </w:r>
    </w:p>
    <w:p w14:paraId="6E8FAEDB" w14:textId="77777777" w:rsidR="00454BDB" w:rsidRPr="00451329" w:rsidRDefault="00454BDB" w:rsidP="00E558A6">
      <w:pPr>
        <w:spacing w:line="276" w:lineRule="auto"/>
        <w:rPr>
          <w:lang w:val="en-US"/>
        </w:rPr>
      </w:pPr>
      <w:r w:rsidRPr="00451329">
        <w:rPr>
          <w:lang w:val="en-US"/>
        </w:rPr>
        <w:t xml:space="preserve"> </w:t>
      </w:r>
      <w:r w:rsidRPr="00451329">
        <w:rPr>
          <w:lang w:val="en-US"/>
        </w:rPr>
        <w:tab/>
      </w:r>
      <w:r w:rsidR="00FD29F3" w:rsidRPr="00451329">
        <w:rPr>
          <w:lang w:val="en-US"/>
        </w:rPr>
        <w:tab/>
      </w:r>
      <w:r w:rsidRPr="00451329">
        <w:rPr>
          <w:lang w:val="en-US"/>
        </w:rPr>
        <w:t>woman-</w:t>
      </w:r>
      <w:r w:rsidRPr="00451329">
        <w:rPr>
          <w:smallCaps/>
          <w:lang w:val="en-US"/>
        </w:rPr>
        <w:t>det(abs)</w:t>
      </w:r>
      <w:r w:rsidRPr="00451329">
        <w:rPr>
          <w:smallCaps/>
          <w:lang w:val="en-US"/>
        </w:rPr>
        <w:tab/>
      </w:r>
      <w:r w:rsidRPr="00451329">
        <w:rPr>
          <w:lang w:val="en-US"/>
        </w:rPr>
        <w:t>dance-</w:t>
      </w:r>
      <w:r w:rsidRPr="00451329">
        <w:rPr>
          <w:smallCaps/>
          <w:lang w:val="en-US"/>
        </w:rPr>
        <w:t>loc</w:t>
      </w:r>
      <w:r w:rsidRPr="00451329">
        <w:rPr>
          <w:smallCaps/>
          <w:lang w:val="en-US"/>
        </w:rPr>
        <w:tab/>
      </w:r>
      <w:r w:rsidRPr="00451329">
        <w:rPr>
          <w:lang w:val="en-US"/>
        </w:rPr>
        <w:t>engaged</w:t>
      </w:r>
      <w:r w:rsidRPr="00451329">
        <w:rPr>
          <w:lang w:val="en-US"/>
        </w:rPr>
        <w:tab/>
        <w:t>is</w:t>
      </w:r>
    </w:p>
    <w:p w14:paraId="193409C9" w14:textId="77777777" w:rsidR="00454BDB" w:rsidRPr="00451329" w:rsidRDefault="00454BDB" w:rsidP="00E558A6">
      <w:pPr>
        <w:spacing w:line="276" w:lineRule="auto"/>
        <w:rPr>
          <w:lang w:val="en-US"/>
        </w:rPr>
      </w:pPr>
      <w:r w:rsidRPr="00451329">
        <w:rPr>
          <w:lang w:val="en-US"/>
        </w:rPr>
        <w:t xml:space="preserve"> </w:t>
      </w:r>
      <w:r w:rsidRPr="00451329">
        <w:rPr>
          <w:lang w:val="en-US"/>
        </w:rPr>
        <w:tab/>
      </w:r>
      <w:r w:rsidR="00FD29F3" w:rsidRPr="00451329">
        <w:rPr>
          <w:lang w:val="en-US"/>
        </w:rPr>
        <w:tab/>
      </w:r>
      <w:r w:rsidRPr="00451329">
        <w:rPr>
          <w:lang w:val="en-US"/>
        </w:rPr>
        <w:t>‘The woman is engaged in dance.’ (‘The woman is dancing.’)</w:t>
      </w:r>
      <w:r w:rsidR="00FD29F3" w:rsidRPr="00451329">
        <w:rPr>
          <w:lang w:val="en-US"/>
        </w:rPr>
        <w:t xml:space="preserve"> </w:t>
      </w:r>
      <w:r w:rsidRPr="00451329">
        <w:rPr>
          <w:lang w:val="en-US"/>
        </w:rPr>
        <w:t>(Laka 2006)</w:t>
      </w:r>
    </w:p>
    <w:p w14:paraId="7C68322B" w14:textId="77777777" w:rsidR="00454BDB" w:rsidRPr="00451329" w:rsidRDefault="00FD29F3" w:rsidP="00E558A6">
      <w:pPr>
        <w:spacing w:line="276" w:lineRule="auto"/>
        <w:ind w:firstLine="643"/>
        <w:rPr>
          <w:lang w:val="en-US"/>
        </w:rPr>
      </w:pPr>
      <w:r w:rsidRPr="00451329">
        <w:rPr>
          <w:noProof/>
          <w:lang w:val="en-US" w:eastAsia="zh-CN"/>
        </w:rPr>
        <w:drawing>
          <wp:anchor distT="0" distB="0" distL="114300" distR="114300" simplePos="0" relativeHeight="251709952" behindDoc="0" locked="0" layoutInCell="1" allowOverlap="1" wp14:anchorId="6ACAEE8E" wp14:editId="062EBF71">
            <wp:simplePos x="0" y="0"/>
            <wp:positionH relativeFrom="column">
              <wp:posOffset>838200</wp:posOffset>
            </wp:positionH>
            <wp:positionV relativeFrom="paragraph">
              <wp:posOffset>27305</wp:posOffset>
            </wp:positionV>
            <wp:extent cx="1981200" cy="1941586"/>
            <wp:effectExtent l="0" t="0" r="0" b="190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1978986" cy="19394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4BDB" w:rsidRPr="00451329">
        <w:rPr>
          <w:lang w:val="en-US"/>
        </w:rPr>
        <w:t>b.</w:t>
      </w:r>
    </w:p>
    <w:p w14:paraId="445986C5" w14:textId="77777777" w:rsidR="00454BDB" w:rsidRPr="00451329" w:rsidRDefault="00454BDB" w:rsidP="00E558A6">
      <w:pPr>
        <w:spacing w:line="276" w:lineRule="auto"/>
        <w:rPr>
          <w:lang w:val="en-US"/>
        </w:rPr>
      </w:pPr>
      <w:r w:rsidRPr="00451329">
        <w:rPr>
          <w:lang w:val="en-US"/>
        </w:rPr>
        <w:t xml:space="preserve"> </w:t>
      </w:r>
    </w:p>
    <w:p w14:paraId="399403D1" w14:textId="77777777" w:rsidR="00454BDB" w:rsidRPr="00451329" w:rsidRDefault="00454BDB" w:rsidP="00E558A6">
      <w:pPr>
        <w:spacing w:line="276" w:lineRule="auto"/>
        <w:rPr>
          <w:lang w:val="en-US"/>
        </w:rPr>
      </w:pPr>
    </w:p>
    <w:p w14:paraId="7E633101" w14:textId="77777777" w:rsidR="00FD29F3" w:rsidRPr="00451329" w:rsidRDefault="00FD29F3" w:rsidP="00E558A6">
      <w:pPr>
        <w:spacing w:line="276" w:lineRule="auto"/>
        <w:rPr>
          <w:lang w:val="en-US"/>
        </w:rPr>
      </w:pPr>
    </w:p>
    <w:p w14:paraId="3E5BE987" w14:textId="77777777" w:rsidR="00FD29F3" w:rsidRPr="00451329" w:rsidRDefault="00FD29F3" w:rsidP="00E558A6">
      <w:pPr>
        <w:spacing w:line="276" w:lineRule="auto"/>
        <w:rPr>
          <w:lang w:val="en-US"/>
        </w:rPr>
      </w:pPr>
    </w:p>
    <w:p w14:paraId="671AA4C0" w14:textId="77777777" w:rsidR="00FD29F3" w:rsidRPr="00451329" w:rsidRDefault="00FD29F3" w:rsidP="00E558A6">
      <w:pPr>
        <w:spacing w:line="276" w:lineRule="auto"/>
        <w:rPr>
          <w:lang w:val="en-US"/>
        </w:rPr>
      </w:pPr>
    </w:p>
    <w:p w14:paraId="042F493F" w14:textId="77777777" w:rsidR="00FD29F3" w:rsidRPr="00451329" w:rsidRDefault="00FD29F3" w:rsidP="00E558A6">
      <w:pPr>
        <w:spacing w:line="276" w:lineRule="auto"/>
        <w:rPr>
          <w:lang w:val="en-US"/>
        </w:rPr>
      </w:pPr>
    </w:p>
    <w:p w14:paraId="2519B427" w14:textId="77777777" w:rsidR="00FD29F3" w:rsidRPr="00451329" w:rsidRDefault="00FD29F3" w:rsidP="00E558A6">
      <w:pPr>
        <w:spacing w:line="276" w:lineRule="auto"/>
        <w:rPr>
          <w:lang w:val="en-US"/>
        </w:rPr>
      </w:pPr>
    </w:p>
    <w:p w14:paraId="662113D5" w14:textId="77777777" w:rsidR="00FD29F3" w:rsidRPr="00451329" w:rsidRDefault="00FD29F3" w:rsidP="00E558A6">
      <w:pPr>
        <w:spacing w:line="276" w:lineRule="auto"/>
        <w:rPr>
          <w:lang w:val="en-US"/>
        </w:rPr>
      </w:pPr>
    </w:p>
    <w:p w14:paraId="1E02C027" w14:textId="77777777" w:rsidR="00FD29F3" w:rsidRPr="00451329" w:rsidRDefault="00FD29F3" w:rsidP="00E558A6">
      <w:pPr>
        <w:spacing w:line="276" w:lineRule="auto"/>
        <w:rPr>
          <w:lang w:val="en-US"/>
        </w:rPr>
      </w:pPr>
    </w:p>
    <w:p w14:paraId="6A924F9D" w14:textId="77777777" w:rsidR="00454BDB" w:rsidRPr="00451329" w:rsidRDefault="00454BDB" w:rsidP="00E558A6">
      <w:pPr>
        <w:spacing w:line="276" w:lineRule="auto"/>
        <w:rPr>
          <w:lang w:val="en-US"/>
        </w:rPr>
      </w:pPr>
      <w:r w:rsidRPr="00451329">
        <w:rPr>
          <w:lang w:val="en-US"/>
        </w:rPr>
        <w:t>With transitive verbs, Laka (2006) points out that there is a contrast between canonical transitive sentences, in which the subject receives accusative case (25), and their progressive equivalents, in which the subject and the nominalized clause</w:t>
      </w:r>
      <w:r w:rsidRPr="00451329">
        <w:rPr>
          <w:i/>
          <w:lang w:val="en-US"/>
        </w:rPr>
        <w:t xml:space="preserve"> ogia jaten</w:t>
      </w:r>
      <w:r w:rsidRPr="00451329">
        <w:rPr>
          <w:lang w:val="en-US"/>
        </w:rPr>
        <w:t xml:space="preserve"> (26) receive absolutive case (zero marked).</w:t>
      </w:r>
    </w:p>
    <w:p w14:paraId="0A0523C3" w14:textId="77777777" w:rsidR="00454BDB" w:rsidRPr="00451329" w:rsidRDefault="00454BDB" w:rsidP="00E558A6">
      <w:pPr>
        <w:spacing w:line="276" w:lineRule="auto"/>
        <w:rPr>
          <w:lang w:val="en-US"/>
        </w:rPr>
      </w:pPr>
    </w:p>
    <w:p w14:paraId="0239AEA2" w14:textId="77777777" w:rsidR="00454BDB" w:rsidRPr="00451329" w:rsidRDefault="00454BDB" w:rsidP="00E558A6">
      <w:pPr>
        <w:spacing w:line="276" w:lineRule="auto"/>
        <w:rPr>
          <w:lang w:val="en-US"/>
        </w:rPr>
      </w:pPr>
      <w:r w:rsidRPr="00451329">
        <w:rPr>
          <w:lang w:val="en-US"/>
        </w:rPr>
        <w:t>(25)</w:t>
      </w:r>
      <w:r w:rsidRPr="00451329">
        <w:rPr>
          <w:lang w:val="en-US"/>
        </w:rPr>
        <w:tab/>
      </w:r>
      <w:r w:rsidR="00FD29F3" w:rsidRPr="00451329">
        <w:rPr>
          <w:lang w:val="en-US"/>
        </w:rPr>
        <w:t>E</w:t>
      </w:r>
      <w:r w:rsidRPr="00451329">
        <w:rPr>
          <w:lang w:val="en-US"/>
        </w:rPr>
        <w:t>makume</w:t>
      </w:r>
      <w:r w:rsidRPr="00451329">
        <w:rPr>
          <w:bCs/>
          <w:lang w:val="en-US"/>
        </w:rPr>
        <w:t>-a-k</w:t>
      </w:r>
      <w:r w:rsidRPr="00451329">
        <w:rPr>
          <w:lang w:val="en-US"/>
        </w:rPr>
        <w:t xml:space="preserve"> </w:t>
      </w:r>
      <w:r w:rsidRPr="00451329">
        <w:rPr>
          <w:lang w:val="en-US"/>
        </w:rPr>
        <w:tab/>
        <w:t xml:space="preserve">ogi-a </w:t>
      </w:r>
      <w:r w:rsidRPr="00451329">
        <w:rPr>
          <w:lang w:val="en-US"/>
        </w:rPr>
        <w:tab/>
        <w:t xml:space="preserve"> </w:t>
      </w:r>
      <w:r w:rsidRPr="00451329">
        <w:rPr>
          <w:lang w:val="en-US"/>
        </w:rPr>
        <w:tab/>
        <w:t>jaten</w:t>
      </w:r>
      <w:r w:rsidRPr="00451329">
        <w:rPr>
          <w:lang w:val="en-US"/>
        </w:rPr>
        <w:tab/>
        <w:t>du</w:t>
      </w:r>
      <w:r w:rsidR="00FD29F3" w:rsidRPr="00451329">
        <w:rPr>
          <w:lang w:val="en-US"/>
        </w:rPr>
        <w:t>.</w:t>
      </w:r>
    </w:p>
    <w:p w14:paraId="79ED3891" w14:textId="77777777" w:rsidR="00454BDB" w:rsidRPr="00451329" w:rsidRDefault="00454BDB" w:rsidP="00E558A6">
      <w:pPr>
        <w:spacing w:line="276" w:lineRule="auto"/>
        <w:ind w:firstLine="643"/>
        <w:rPr>
          <w:lang w:val="en-US"/>
        </w:rPr>
      </w:pPr>
      <w:r w:rsidRPr="00451329">
        <w:rPr>
          <w:lang w:val="en-US"/>
        </w:rPr>
        <w:t>woman-</w:t>
      </w:r>
      <w:r w:rsidRPr="00451329">
        <w:rPr>
          <w:smallCaps/>
          <w:lang w:val="en-US"/>
        </w:rPr>
        <w:t>det</w:t>
      </w:r>
      <w:r w:rsidRPr="00451329">
        <w:rPr>
          <w:lang w:val="en-US"/>
        </w:rPr>
        <w:t>-</w:t>
      </w:r>
      <w:r w:rsidRPr="00451329">
        <w:rPr>
          <w:smallCaps/>
          <w:lang w:val="en-US"/>
        </w:rPr>
        <w:t>erg</w:t>
      </w:r>
      <w:r w:rsidRPr="00451329">
        <w:rPr>
          <w:smallCaps/>
          <w:lang w:val="en-US"/>
        </w:rPr>
        <w:tab/>
      </w:r>
      <w:r w:rsidRPr="00451329">
        <w:rPr>
          <w:lang w:val="en-US"/>
        </w:rPr>
        <w:t>bread-</w:t>
      </w:r>
      <w:r w:rsidRPr="00451329">
        <w:rPr>
          <w:smallCaps/>
          <w:lang w:val="en-US"/>
        </w:rPr>
        <w:t>det</w:t>
      </w:r>
      <w:r w:rsidRPr="00451329">
        <w:rPr>
          <w:smallCaps/>
          <w:lang w:val="en-US"/>
        </w:rPr>
        <w:tab/>
      </w:r>
      <w:r w:rsidRPr="00451329">
        <w:rPr>
          <w:lang w:val="en-US"/>
        </w:rPr>
        <w:t>eating</w:t>
      </w:r>
      <w:r w:rsidRPr="00451329">
        <w:rPr>
          <w:lang w:val="en-US"/>
        </w:rPr>
        <w:tab/>
        <w:t>has</w:t>
      </w:r>
    </w:p>
    <w:p w14:paraId="1CA009F7" w14:textId="77777777" w:rsidR="00454BDB" w:rsidRPr="00451329" w:rsidRDefault="00454BDB" w:rsidP="00E558A6">
      <w:pPr>
        <w:spacing w:line="276" w:lineRule="auto"/>
        <w:ind w:firstLine="643"/>
        <w:rPr>
          <w:lang w:val="en-US"/>
        </w:rPr>
      </w:pPr>
      <w:r w:rsidRPr="00451329">
        <w:rPr>
          <w:lang w:val="en-US"/>
        </w:rPr>
        <w:t>‘The woman eats (the) bread.’</w:t>
      </w:r>
    </w:p>
    <w:p w14:paraId="42AB19E1" w14:textId="77777777" w:rsidR="00454BDB" w:rsidRPr="00451329" w:rsidRDefault="00454BDB" w:rsidP="00E558A6">
      <w:pPr>
        <w:spacing w:line="276" w:lineRule="auto"/>
        <w:rPr>
          <w:lang w:val="en-US"/>
        </w:rPr>
      </w:pPr>
    </w:p>
    <w:p w14:paraId="390C9BB7" w14:textId="77777777" w:rsidR="00454BDB" w:rsidRPr="00451329" w:rsidRDefault="00454BDB" w:rsidP="00E558A6">
      <w:pPr>
        <w:spacing w:line="276" w:lineRule="auto"/>
        <w:rPr>
          <w:lang w:val="en-US"/>
        </w:rPr>
      </w:pPr>
      <w:r w:rsidRPr="00451329">
        <w:rPr>
          <w:lang w:val="en-US"/>
        </w:rPr>
        <w:t>(26)</w:t>
      </w:r>
      <w:r w:rsidRPr="00451329">
        <w:rPr>
          <w:lang w:val="en-US"/>
        </w:rPr>
        <w:tab/>
        <w:t>a.</w:t>
      </w:r>
      <w:r w:rsidRPr="00451329">
        <w:rPr>
          <w:lang w:val="en-US"/>
        </w:rPr>
        <w:tab/>
      </w:r>
      <w:r w:rsidR="00FD29F3" w:rsidRPr="00451329">
        <w:rPr>
          <w:lang w:val="en-US"/>
        </w:rPr>
        <w:t>E</w:t>
      </w:r>
      <w:r w:rsidRPr="00451329">
        <w:rPr>
          <w:lang w:val="en-US"/>
        </w:rPr>
        <w:t xml:space="preserve">makume-a </w:t>
      </w:r>
      <w:r w:rsidRPr="00451329">
        <w:rPr>
          <w:lang w:val="en-US"/>
        </w:rPr>
        <w:tab/>
      </w:r>
      <w:r w:rsidRPr="00451329">
        <w:rPr>
          <w:lang w:val="en-US"/>
        </w:rPr>
        <w:tab/>
        <w:t xml:space="preserve">ogi-a </w:t>
      </w:r>
      <w:r w:rsidRPr="00451329">
        <w:rPr>
          <w:lang w:val="en-US"/>
        </w:rPr>
        <w:tab/>
        <w:t xml:space="preserve"> </w:t>
      </w:r>
      <w:r w:rsidRPr="00451329">
        <w:rPr>
          <w:lang w:val="en-US"/>
        </w:rPr>
        <w:tab/>
        <w:t xml:space="preserve">ja-te-n </w:t>
      </w:r>
      <w:r w:rsidRPr="00451329">
        <w:rPr>
          <w:lang w:val="en-US"/>
        </w:rPr>
        <w:tab/>
      </w:r>
      <w:r w:rsidRPr="00451329">
        <w:rPr>
          <w:bCs/>
          <w:lang w:val="en-US"/>
        </w:rPr>
        <w:t>ari</w:t>
      </w:r>
      <w:r w:rsidRPr="00451329">
        <w:rPr>
          <w:lang w:val="en-US"/>
        </w:rPr>
        <w:t xml:space="preserve"> </w:t>
      </w:r>
      <w:r w:rsidRPr="00451329">
        <w:rPr>
          <w:lang w:val="en-US"/>
        </w:rPr>
        <w:tab/>
      </w:r>
      <w:r w:rsidR="00FD29F3" w:rsidRPr="00451329">
        <w:rPr>
          <w:lang w:val="en-US"/>
        </w:rPr>
        <w:tab/>
      </w:r>
      <w:r w:rsidRPr="00451329">
        <w:rPr>
          <w:lang w:val="en-US"/>
        </w:rPr>
        <w:t>da</w:t>
      </w:r>
      <w:r w:rsidR="00FD29F3" w:rsidRPr="00451329">
        <w:rPr>
          <w:lang w:val="en-US"/>
        </w:rPr>
        <w:t>.</w:t>
      </w:r>
    </w:p>
    <w:p w14:paraId="33BE8031" w14:textId="77777777" w:rsidR="00454BDB" w:rsidRPr="00451329" w:rsidRDefault="00454BDB" w:rsidP="00E558A6">
      <w:pPr>
        <w:spacing w:line="276" w:lineRule="auto"/>
        <w:rPr>
          <w:lang w:val="en-US"/>
        </w:rPr>
      </w:pPr>
      <w:r w:rsidRPr="00451329">
        <w:rPr>
          <w:lang w:val="en-US"/>
        </w:rPr>
        <w:t xml:space="preserve"> </w:t>
      </w:r>
      <w:r w:rsidRPr="00451329">
        <w:rPr>
          <w:lang w:val="en-US"/>
        </w:rPr>
        <w:tab/>
        <w:t xml:space="preserve"> </w:t>
      </w:r>
      <w:r w:rsidRPr="00451329">
        <w:rPr>
          <w:lang w:val="en-US"/>
        </w:rPr>
        <w:tab/>
        <w:t>woman-</w:t>
      </w:r>
      <w:r w:rsidRPr="00451329">
        <w:rPr>
          <w:smallCaps/>
          <w:lang w:val="en-US"/>
        </w:rPr>
        <w:t>det</w:t>
      </w:r>
      <w:r w:rsidRPr="00451329">
        <w:rPr>
          <w:lang w:val="en-US"/>
        </w:rPr>
        <w:t>(</w:t>
      </w:r>
      <w:r w:rsidRPr="00451329">
        <w:rPr>
          <w:smallCaps/>
          <w:lang w:val="en-US"/>
        </w:rPr>
        <w:t>abs)</w:t>
      </w:r>
      <w:r w:rsidRPr="00451329">
        <w:rPr>
          <w:smallCaps/>
          <w:lang w:val="en-US"/>
        </w:rPr>
        <w:tab/>
      </w:r>
      <w:r w:rsidRPr="00451329">
        <w:rPr>
          <w:lang w:val="en-US"/>
        </w:rPr>
        <w:t>bread-</w:t>
      </w:r>
      <w:r w:rsidRPr="00451329">
        <w:rPr>
          <w:smallCaps/>
          <w:lang w:val="en-US"/>
        </w:rPr>
        <w:t>det</w:t>
      </w:r>
      <w:r w:rsidRPr="00451329">
        <w:rPr>
          <w:smallCaps/>
          <w:lang w:val="en-US"/>
        </w:rPr>
        <w:tab/>
      </w:r>
      <w:r w:rsidRPr="00451329">
        <w:rPr>
          <w:lang w:val="en-US"/>
        </w:rPr>
        <w:t>eat-</w:t>
      </w:r>
      <w:r w:rsidRPr="00451329">
        <w:rPr>
          <w:smallCaps/>
          <w:lang w:val="en-US"/>
        </w:rPr>
        <w:t>nom</w:t>
      </w:r>
      <w:r w:rsidRPr="00451329">
        <w:rPr>
          <w:lang w:val="en-US"/>
        </w:rPr>
        <w:t>-</w:t>
      </w:r>
      <w:r w:rsidRPr="00451329">
        <w:rPr>
          <w:smallCaps/>
          <w:lang w:val="en-US"/>
        </w:rPr>
        <w:t>loc</w:t>
      </w:r>
      <w:r w:rsidRPr="00451329">
        <w:rPr>
          <w:smallCaps/>
          <w:lang w:val="en-US"/>
        </w:rPr>
        <w:tab/>
      </w:r>
      <w:r w:rsidRPr="00451329">
        <w:rPr>
          <w:lang w:val="en-US"/>
        </w:rPr>
        <w:t xml:space="preserve">engaged </w:t>
      </w:r>
      <w:r w:rsidRPr="00451329">
        <w:rPr>
          <w:lang w:val="en-US"/>
        </w:rPr>
        <w:tab/>
        <w:t>is</w:t>
      </w:r>
    </w:p>
    <w:p w14:paraId="2E48A0EF" w14:textId="77777777" w:rsidR="00454BDB" w:rsidRPr="00451329" w:rsidRDefault="00454BDB" w:rsidP="00E558A6">
      <w:pPr>
        <w:spacing w:line="276" w:lineRule="auto"/>
        <w:rPr>
          <w:lang w:val="en-US"/>
        </w:rPr>
      </w:pPr>
      <w:r w:rsidRPr="00451329">
        <w:rPr>
          <w:lang w:val="en-US"/>
        </w:rPr>
        <w:t xml:space="preserve"> </w:t>
      </w:r>
      <w:r w:rsidRPr="00451329">
        <w:rPr>
          <w:lang w:val="en-US"/>
        </w:rPr>
        <w:tab/>
      </w:r>
      <w:r w:rsidRPr="00451329">
        <w:rPr>
          <w:lang w:val="en-US"/>
        </w:rPr>
        <w:tab/>
        <w:t>‘The woman is (engaged in) eating the bread.’</w:t>
      </w:r>
    </w:p>
    <w:p w14:paraId="3352AF17" w14:textId="77777777" w:rsidR="00454BDB" w:rsidRPr="00451329" w:rsidRDefault="00FD29F3" w:rsidP="00E558A6">
      <w:pPr>
        <w:spacing w:line="276" w:lineRule="auto"/>
        <w:ind w:firstLine="643"/>
        <w:rPr>
          <w:lang w:val="en-US"/>
        </w:rPr>
      </w:pPr>
      <w:r w:rsidRPr="00451329">
        <w:rPr>
          <w:noProof/>
          <w:lang w:val="en-US" w:eastAsia="zh-CN"/>
        </w:rPr>
        <w:drawing>
          <wp:anchor distT="0" distB="0" distL="114300" distR="114300" simplePos="0" relativeHeight="251712000" behindDoc="0" locked="0" layoutInCell="1" allowOverlap="1" wp14:anchorId="4A72FD49" wp14:editId="386BABF1">
            <wp:simplePos x="0" y="0"/>
            <wp:positionH relativeFrom="column">
              <wp:posOffset>981076</wp:posOffset>
            </wp:positionH>
            <wp:positionV relativeFrom="paragraph">
              <wp:posOffset>73661</wp:posOffset>
            </wp:positionV>
            <wp:extent cx="1962150" cy="2148958"/>
            <wp:effectExtent l="0" t="0" r="0" b="381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1964829" cy="21518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4BDB" w:rsidRPr="00451329">
        <w:rPr>
          <w:lang w:val="en-US"/>
        </w:rPr>
        <w:t>b.</w:t>
      </w:r>
    </w:p>
    <w:p w14:paraId="0613DD07" w14:textId="77777777" w:rsidR="00454BDB" w:rsidRPr="00451329" w:rsidRDefault="00454BDB" w:rsidP="00E558A6">
      <w:pPr>
        <w:spacing w:line="276" w:lineRule="auto"/>
        <w:rPr>
          <w:lang w:val="en-US"/>
        </w:rPr>
      </w:pPr>
    </w:p>
    <w:p w14:paraId="4312F696" w14:textId="77777777" w:rsidR="00454BDB" w:rsidRPr="00451329" w:rsidRDefault="00454BDB" w:rsidP="00E558A6">
      <w:pPr>
        <w:spacing w:line="276" w:lineRule="auto"/>
        <w:rPr>
          <w:lang w:val="en-US"/>
        </w:rPr>
      </w:pPr>
    </w:p>
    <w:p w14:paraId="498AB64D" w14:textId="77777777" w:rsidR="00454BDB" w:rsidRPr="00451329" w:rsidRDefault="00454BDB" w:rsidP="00E558A6">
      <w:pPr>
        <w:spacing w:line="276" w:lineRule="auto"/>
        <w:rPr>
          <w:lang w:val="en-US"/>
        </w:rPr>
      </w:pPr>
      <w:r w:rsidRPr="00451329">
        <w:rPr>
          <w:lang w:val="en-US"/>
        </w:rPr>
        <w:t xml:space="preserve"> </w:t>
      </w:r>
      <w:r w:rsidRPr="00451329">
        <w:rPr>
          <w:lang w:val="en-US"/>
        </w:rPr>
        <w:tab/>
      </w:r>
      <w:r w:rsidRPr="00451329">
        <w:rPr>
          <w:lang w:val="en-US"/>
        </w:rPr>
        <w:tab/>
      </w:r>
      <w:r w:rsidRPr="00451329">
        <w:rPr>
          <w:lang w:val="en-US"/>
        </w:rPr>
        <w:tab/>
      </w:r>
      <w:r w:rsidRPr="00451329">
        <w:rPr>
          <w:lang w:val="en-US"/>
        </w:rPr>
        <w:tab/>
        <w:t>(Laka 2006)</w:t>
      </w:r>
    </w:p>
    <w:p w14:paraId="698091B2" w14:textId="77777777" w:rsidR="00454BDB" w:rsidRPr="00451329" w:rsidRDefault="00454BDB" w:rsidP="00E558A6">
      <w:pPr>
        <w:spacing w:line="276" w:lineRule="auto"/>
        <w:rPr>
          <w:lang w:val="en-US"/>
        </w:rPr>
      </w:pPr>
    </w:p>
    <w:p w14:paraId="04623ED2" w14:textId="77777777" w:rsidR="00FD29F3" w:rsidRPr="00451329" w:rsidRDefault="00FD29F3" w:rsidP="00E558A6">
      <w:pPr>
        <w:spacing w:line="276" w:lineRule="auto"/>
        <w:rPr>
          <w:lang w:val="en-US"/>
        </w:rPr>
      </w:pPr>
    </w:p>
    <w:p w14:paraId="4810BA02" w14:textId="77777777" w:rsidR="00FD29F3" w:rsidRPr="00451329" w:rsidRDefault="00FD29F3" w:rsidP="00E558A6">
      <w:pPr>
        <w:spacing w:line="276" w:lineRule="auto"/>
        <w:rPr>
          <w:lang w:val="en-US"/>
        </w:rPr>
      </w:pPr>
    </w:p>
    <w:p w14:paraId="44BCAFA6" w14:textId="77777777" w:rsidR="00FD29F3" w:rsidRPr="00451329" w:rsidRDefault="00FD29F3" w:rsidP="00E558A6">
      <w:pPr>
        <w:spacing w:line="276" w:lineRule="auto"/>
        <w:rPr>
          <w:lang w:val="en-US"/>
        </w:rPr>
      </w:pPr>
    </w:p>
    <w:p w14:paraId="15AB53BE" w14:textId="77777777" w:rsidR="00FD29F3" w:rsidRPr="00451329" w:rsidRDefault="00FD29F3" w:rsidP="00E558A6">
      <w:pPr>
        <w:spacing w:line="276" w:lineRule="auto"/>
        <w:rPr>
          <w:lang w:val="en-US"/>
        </w:rPr>
      </w:pPr>
    </w:p>
    <w:p w14:paraId="68B84ABB" w14:textId="77777777" w:rsidR="00FD29F3" w:rsidRPr="00451329" w:rsidRDefault="00FD29F3" w:rsidP="00E558A6">
      <w:pPr>
        <w:spacing w:line="276" w:lineRule="auto"/>
        <w:rPr>
          <w:lang w:val="en-US"/>
        </w:rPr>
      </w:pPr>
    </w:p>
    <w:p w14:paraId="0117D64F" w14:textId="77777777" w:rsidR="00FD29F3" w:rsidRPr="00451329" w:rsidRDefault="00FD29F3" w:rsidP="00E558A6">
      <w:pPr>
        <w:spacing w:line="276" w:lineRule="auto"/>
        <w:rPr>
          <w:lang w:val="en-US"/>
        </w:rPr>
      </w:pPr>
    </w:p>
    <w:p w14:paraId="0A85372B" w14:textId="77777777" w:rsidR="00FD29F3" w:rsidRPr="00451329" w:rsidRDefault="00FD29F3" w:rsidP="00E558A6">
      <w:pPr>
        <w:spacing w:line="276" w:lineRule="auto"/>
        <w:rPr>
          <w:lang w:val="en-US"/>
        </w:rPr>
      </w:pPr>
    </w:p>
    <w:p w14:paraId="33A23561" w14:textId="77777777" w:rsidR="00FD29F3" w:rsidRPr="00451329" w:rsidRDefault="00FD29F3" w:rsidP="00E558A6">
      <w:pPr>
        <w:spacing w:line="276" w:lineRule="auto"/>
        <w:rPr>
          <w:lang w:val="en-US"/>
        </w:rPr>
      </w:pPr>
    </w:p>
    <w:p w14:paraId="70E69786" w14:textId="77777777" w:rsidR="00454BDB" w:rsidRPr="00451329" w:rsidRDefault="00454BDB" w:rsidP="00E558A6">
      <w:pPr>
        <w:spacing w:line="276" w:lineRule="auto"/>
        <w:rPr>
          <w:lang w:val="en-US"/>
        </w:rPr>
      </w:pPr>
      <w:r w:rsidRPr="00451329">
        <w:rPr>
          <w:lang w:val="en-US"/>
        </w:rPr>
        <w:lastRenderedPageBreak/>
        <w:t xml:space="preserve">These data concerning overt case marking in Basque confirm that progressive structures imply an unaccusativization of the event: when the progressive auxiliary is expressed, the subject is marked with absolutive case, as in all intransitive (unaccusative) structures. Furthermore, the presence of a PP as a complement of the auxiliary supports the crosslinguistic generalization that progressives are unaccusative locative constructions. The next section is devoted to the analysis of the progressive constructions in Conversanese as locative constructions. </w:t>
      </w:r>
    </w:p>
    <w:p w14:paraId="594FEA99" w14:textId="77777777" w:rsidR="00FD29F3" w:rsidRPr="00451329" w:rsidRDefault="00FD29F3" w:rsidP="00E558A6">
      <w:pPr>
        <w:spacing w:line="276" w:lineRule="auto"/>
        <w:rPr>
          <w:lang w:val="en-US"/>
        </w:rPr>
      </w:pPr>
    </w:p>
    <w:p w14:paraId="69E7DC00" w14:textId="77777777" w:rsidR="00454BDB" w:rsidRPr="00451329" w:rsidRDefault="00FD29F3" w:rsidP="00E558A6">
      <w:pPr>
        <w:pStyle w:val="lsSection1"/>
      </w:pPr>
      <w:r w:rsidRPr="00451329">
        <w:t xml:space="preserve">4. </w:t>
      </w:r>
      <w:r w:rsidR="00454BDB" w:rsidRPr="00451329">
        <w:t>A syntactic analysis of the progressive inflected constructions</w:t>
      </w:r>
    </w:p>
    <w:p w14:paraId="7EEFE5D4" w14:textId="77777777" w:rsidR="00454BDB" w:rsidRPr="00451329" w:rsidRDefault="00FD29F3" w:rsidP="00E558A6">
      <w:pPr>
        <w:pStyle w:val="lsSection2"/>
        <w:spacing w:before="0" w:after="0"/>
      </w:pPr>
      <w:r w:rsidRPr="00451329">
        <w:t xml:space="preserve">4.1. </w:t>
      </w:r>
      <w:r w:rsidR="00454BDB" w:rsidRPr="00451329">
        <w:t>Introduction</w:t>
      </w:r>
    </w:p>
    <w:p w14:paraId="5451038E" w14:textId="77777777" w:rsidR="00454BDB" w:rsidRPr="00451329" w:rsidRDefault="00454BDB" w:rsidP="00E558A6">
      <w:pPr>
        <w:spacing w:line="276" w:lineRule="auto"/>
        <w:rPr>
          <w:lang w:val="en-US"/>
        </w:rPr>
      </w:pPr>
      <w:r w:rsidRPr="00451329">
        <w:rPr>
          <w:lang w:val="en-US"/>
        </w:rPr>
        <w:t xml:space="preserve">The main progressive construction in Conversanese, which we introduced in §1 and §2 and is repeated here in (27), is formed from an inflected stative verb </w:t>
      </w:r>
      <w:r w:rsidRPr="00451329">
        <w:rPr>
          <w:i/>
          <w:lang w:val="en-US"/>
        </w:rPr>
        <w:t>st</w:t>
      </w:r>
      <w:r w:rsidRPr="00451329">
        <w:rPr>
          <w:rFonts w:eastAsia="Calibri"/>
          <w:i/>
          <w:lang w:val="en-US"/>
        </w:rPr>
        <w:t>ɛ</w:t>
      </w:r>
      <w:r w:rsidRPr="00451329">
        <w:rPr>
          <w:lang w:val="en-US"/>
        </w:rPr>
        <w:t xml:space="preserve"> (=‘to stay’), a locative preposition </w:t>
      </w:r>
      <w:r w:rsidRPr="00451329">
        <w:rPr>
          <w:i/>
          <w:lang w:val="en-US"/>
        </w:rPr>
        <w:t>a</w:t>
      </w:r>
      <w:r w:rsidRPr="00451329">
        <w:rPr>
          <w:lang w:val="en-US"/>
        </w:rPr>
        <w:t xml:space="preserve"> and an inflected lexical verb. It patterns with the unaccusative locative construction (28) formed from a stative auxiliary and a locative phrase. </w:t>
      </w:r>
    </w:p>
    <w:p w14:paraId="43023D12" w14:textId="77777777" w:rsidR="00454BDB" w:rsidRPr="00451329" w:rsidRDefault="00454BDB" w:rsidP="00E558A6">
      <w:pPr>
        <w:spacing w:line="276" w:lineRule="auto"/>
        <w:rPr>
          <w:color w:val="0000FF"/>
          <w:u w:val="single"/>
          <w:lang w:val="en-US"/>
        </w:rPr>
      </w:pPr>
    </w:p>
    <w:p w14:paraId="47EDB740" w14:textId="77777777" w:rsidR="00454BDB" w:rsidRPr="00451329" w:rsidRDefault="00454BDB" w:rsidP="00E558A6">
      <w:pPr>
        <w:spacing w:line="276" w:lineRule="auto"/>
        <w:rPr>
          <w:lang w:val="en-US"/>
        </w:rPr>
      </w:pPr>
      <w:r w:rsidRPr="00451329">
        <w:rPr>
          <w:lang w:val="en-US"/>
        </w:rPr>
        <w:t>(27)</w:t>
      </w:r>
      <w:r w:rsidRPr="00451329">
        <w:rPr>
          <w:lang w:val="en-US"/>
        </w:rPr>
        <w:tab/>
        <w:t xml:space="preserve">Stek </w:t>
      </w:r>
      <w:r w:rsidRPr="00451329">
        <w:rPr>
          <w:lang w:val="en-US"/>
        </w:rPr>
        <w:tab/>
      </w:r>
      <w:r w:rsidRPr="00451329">
        <w:rPr>
          <w:lang w:val="en-US"/>
        </w:rPr>
        <w:tab/>
        <w:t>a</w:t>
      </w:r>
      <w:r w:rsidRPr="00451329">
        <w:rPr>
          <w:lang w:val="en-US"/>
        </w:rPr>
        <w:tab/>
      </w:r>
      <w:r w:rsidRPr="00451329">
        <w:rPr>
          <w:lang w:val="en-US"/>
        </w:rPr>
        <w:sym w:font="Symbol" w:char="F0A2"/>
      </w:r>
      <w:r w:rsidRPr="00451329">
        <w:rPr>
          <w:lang w:val="en-US"/>
        </w:rPr>
        <w:t>fats</w:t>
      </w:r>
      <w:r w:rsidRPr="00451329">
        <w:rPr>
          <w:rFonts w:eastAsia="Calibri"/>
          <w:lang w:val="en-US"/>
        </w:rPr>
        <w:t>ə</w:t>
      </w:r>
      <w:r w:rsidRPr="00451329">
        <w:rPr>
          <w:lang w:val="en-US"/>
        </w:rPr>
        <w:tab/>
      </w:r>
      <w:r w:rsidRPr="00451329">
        <w:rPr>
          <w:lang w:val="en-US"/>
        </w:rPr>
        <w:tab/>
        <w:t>u</w:t>
      </w:r>
      <w:r w:rsidRPr="00451329">
        <w:rPr>
          <w:lang w:val="en-US"/>
        </w:rPr>
        <w:tab/>
      </w:r>
      <w:r w:rsidRPr="00451329">
        <w:rPr>
          <w:lang w:val="en-US"/>
        </w:rPr>
        <w:tab/>
        <w:t>p</w:t>
      </w:r>
      <w:r w:rsidRPr="00451329">
        <w:rPr>
          <w:rFonts w:eastAsia="Calibri"/>
          <w:lang w:val="en-US"/>
        </w:rPr>
        <w:t>ɜ</w:t>
      </w:r>
      <w:r w:rsidRPr="00451329">
        <w:rPr>
          <w:lang w:val="en-US"/>
        </w:rPr>
        <w:t>n</w:t>
      </w:r>
      <w:r w:rsidR="00FD29F3" w:rsidRPr="00451329">
        <w:rPr>
          <w:lang w:val="en-US"/>
        </w:rPr>
        <w:t>.</w:t>
      </w:r>
      <w:r w:rsidRPr="00451329">
        <w:rPr>
          <w:lang w:val="en-US"/>
        </w:rPr>
        <w:tab/>
      </w:r>
      <w:r w:rsidRPr="00451329">
        <w:rPr>
          <w:lang w:val="en-US"/>
        </w:rPr>
        <w:tab/>
        <w:t xml:space="preserve"> </w:t>
      </w:r>
    </w:p>
    <w:p w14:paraId="059BF8AE" w14:textId="77777777" w:rsidR="00454BDB" w:rsidRPr="00451329" w:rsidRDefault="00454BDB" w:rsidP="00E558A6">
      <w:pPr>
        <w:spacing w:line="276" w:lineRule="auto"/>
        <w:ind w:firstLine="643"/>
        <w:rPr>
          <w:lang w:val="en-US"/>
        </w:rPr>
      </w:pPr>
      <w:r w:rsidRPr="00451329">
        <w:rPr>
          <w:lang w:val="en-US"/>
        </w:rPr>
        <w:t>stay.</w:t>
      </w:r>
      <w:r w:rsidRPr="00451329">
        <w:rPr>
          <w:smallCaps/>
          <w:lang w:val="en-US"/>
        </w:rPr>
        <w:t>1sg</w:t>
      </w:r>
      <w:r w:rsidRPr="00451329">
        <w:rPr>
          <w:smallCaps/>
          <w:lang w:val="en-US"/>
        </w:rPr>
        <w:tab/>
      </w:r>
      <w:r w:rsidRPr="00451329">
        <w:rPr>
          <w:lang w:val="en-US"/>
        </w:rPr>
        <w:t xml:space="preserve">to </w:t>
      </w:r>
      <w:r w:rsidRPr="00451329">
        <w:rPr>
          <w:lang w:val="en-US"/>
        </w:rPr>
        <w:tab/>
        <w:t>do</w:t>
      </w:r>
      <w:r w:rsidRPr="00451329">
        <w:rPr>
          <w:smallCaps/>
          <w:lang w:val="en-US"/>
        </w:rPr>
        <w:t>.1sg</w:t>
      </w:r>
      <w:r w:rsidRPr="00451329">
        <w:rPr>
          <w:smallCaps/>
          <w:lang w:val="en-US"/>
        </w:rPr>
        <w:tab/>
      </w:r>
      <w:r w:rsidRPr="00451329">
        <w:rPr>
          <w:lang w:val="en-US"/>
        </w:rPr>
        <w:t>the</w:t>
      </w:r>
      <w:r w:rsidRPr="00451329">
        <w:rPr>
          <w:lang w:val="en-US"/>
        </w:rPr>
        <w:tab/>
      </w:r>
      <w:r w:rsidRPr="00451329">
        <w:rPr>
          <w:lang w:val="en-US"/>
        </w:rPr>
        <w:tab/>
        <w:t>bread</w:t>
      </w:r>
    </w:p>
    <w:p w14:paraId="4B9FEA4D" w14:textId="77777777" w:rsidR="00454BDB" w:rsidRPr="00451329" w:rsidRDefault="00454BDB" w:rsidP="00E558A6">
      <w:pPr>
        <w:spacing w:line="276" w:lineRule="auto"/>
        <w:ind w:firstLine="643"/>
        <w:rPr>
          <w:lang w:val="en-US"/>
        </w:rPr>
      </w:pPr>
      <w:r w:rsidRPr="00451329">
        <w:rPr>
          <w:lang w:val="en-US"/>
        </w:rPr>
        <w:t>‘I am making the bread.’</w:t>
      </w:r>
    </w:p>
    <w:p w14:paraId="50EC6390" w14:textId="77777777" w:rsidR="00454BDB" w:rsidRPr="00451329" w:rsidRDefault="00454BDB" w:rsidP="00E558A6">
      <w:pPr>
        <w:spacing w:line="276" w:lineRule="auto"/>
        <w:rPr>
          <w:lang w:val="en-US"/>
        </w:rPr>
      </w:pPr>
    </w:p>
    <w:p w14:paraId="17B4721E" w14:textId="77777777" w:rsidR="00454BDB" w:rsidRPr="00451329" w:rsidRDefault="00454BDB" w:rsidP="00E558A6">
      <w:pPr>
        <w:spacing w:line="276" w:lineRule="auto"/>
        <w:rPr>
          <w:lang w:val="en-US"/>
        </w:rPr>
      </w:pPr>
      <w:r w:rsidRPr="00451329">
        <w:rPr>
          <w:lang w:val="en-US"/>
        </w:rPr>
        <w:t>(28)</w:t>
      </w:r>
      <w:r w:rsidRPr="00451329">
        <w:rPr>
          <w:lang w:val="en-US"/>
        </w:rPr>
        <w:tab/>
        <w:t xml:space="preserve">Stek </w:t>
      </w:r>
      <w:r w:rsidRPr="00451329">
        <w:rPr>
          <w:lang w:val="en-US"/>
        </w:rPr>
        <w:tab/>
      </w:r>
      <w:r w:rsidRPr="00451329">
        <w:rPr>
          <w:lang w:val="en-US"/>
        </w:rPr>
        <w:tab/>
        <w:t>a</w:t>
      </w:r>
      <w:r w:rsidRPr="00451329">
        <w:rPr>
          <w:lang w:val="en-US"/>
        </w:rPr>
        <w:tab/>
      </w:r>
      <w:r w:rsidRPr="00451329">
        <w:rPr>
          <w:lang w:val="en-US"/>
        </w:rPr>
        <w:sym w:font="Symbol" w:char="F0A2"/>
      </w:r>
      <w:r w:rsidRPr="00451329">
        <w:rPr>
          <w:lang w:val="en-US"/>
        </w:rPr>
        <w:t>k</w:t>
      </w:r>
      <w:r w:rsidRPr="00451329">
        <w:rPr>
          <w:rFonts w:eastAsia="Calibri"/>
          <w:lang w:val="en-US"/>
        </w:rPr>
        <w:t>ɜsə</w:t>
      </w:r>
      <w:r w:rsidR="00FD29F3" w:rsidRPr="00451329">
        <w:rPr>
          <w:rFonts w:eastAsia="Calibri"/>
          <w:lang w:val="en-US"/>
        </w:rPr>
        <w:t>.</w:t>
      </w:r>
      <w:r w:rsidRPr="00451329">
        <w:rPr>
          <w:lang w:val="en-US"/>
        </w:rPr>
        <w:tab/>
      </w:r>
      <w:r w:rsidRPr="00451329">
        <w:rPr>
          <w:lang w:val="en-US"/>
        </w:rPr>
        <w:tab/>
        <w:t xml:space="preserve"> </w:t>
      </w:r>
    </w:p>
    <w:p w14:paraId="008AA478" w14:textId="77777777" w:rsidR="00454BDB" w:rsidRPr="00451329" w:rsidRDefault="00454BDB" w:rsidP="00E558A6">
      <w:pPr>
        <w:spacing w:line="276" w:lineRule="auto"/>
        <w:ind w:firstLine="643"/>
        <w:rPr>
          <w:lang w:val="en-US"/>
        </w:rPr>
      </w:pPr>
      <w:r w:rsidRPr="00451329">
        <w:rPr>
          <w:lang w:val="en-US"/>
        </w:rPr>
        <w:t>stay.</w:t>
      </w:r>
      <w:r w:rsidRPr="00451329">
        <w:rPr>
          <w:smallCaps/>
          <w:lang w:val="en-US"/>
        </w:rPr>
        <w:t>1sg</w:t>
      </w:r>
      <w:r w:rsidRPr="00451329">
        <w:rPr>
          <w:smallCaps/>
          <w:lang w:val="en-US"/>
        </w:rPr>
        <w:tab/>
      </w:r>
      <w:r w:rsidRPr="00451329">
        <w:rPr>
          <w:lang w:val="en-US"/>
        </w:rPr>
        <w:t xml:space="preserve">at </w:t>
      </w:r>
      <w:r w:rsidRPr="00451329">
        <w:rPr>
          <w:lang w:val="en-US"/>
        </w:rPr>
        <w:tab/>
        <w:t>home</w:t>
      </w:r>
      <w:r w:rsidRPr="00451329">
        <w:rPr>
          <w:lang w:val="en-US"/>
        </w:rPr>
        <w:tab/>
      </w:r>
    </w:p>
    <w:p w14:paraId="61D45294" w14:textId="77777777" w:rsidR="00454BDB" w:rsidRPr="00451329" w:rsidRDefault="00454BDB" w:rsidP="00E558A6">
      <w:pPr>
        <w:spacing w:line="276" w:lineRule="auto"/>
        <w:ind w:firstLine="643"/>
        <w:rPr>
          <w:lang w:val="en-US"/>
        </w:rPr>
      </w:pPr>
      <w:r w:rsidRPr="00451329">
        <w:rPr>
          <w:lang w:val="en-US"/>
        </w:rPr>
        <w:t>‘I am at home.’</w:t>
      </w:r>
    </w:p>
    <w:p w14:paraId="2970E071" w14:textId="77777777" w:rsidR="00454BDB" w:rsidRPr="00451329" w:rsidRDefault="00454BDB" w:rsidP="00E558A6">
      <w:pPr>
        <w:spacing w:line="276" w:lineRule="auto"/>
        <w:rPr>
          <w:lang w:val="en-US"/>
        </w:rPr>
      </w:pPr>
    </w:p>
    <w:p w14:paraId="6A5F2AD6" w14:textId="77777777" w:rsidR="00454BDB" w:rsidRPr="00451329" w:rsidRDefault="00454BDB" w:rsidP="00E558A6">
      <w:pPr>
        <w:spacing w:line="276" w:lineRule="auto"/>
        <w:rPr>
          <w:lang w:val="en-US"/>
        </w:rPr>
      </w:pPr>
      <w:r w:rsidRPr="00451329">
        <w:rPr>
          <w:lang w:val="en-US"/>
        </w:rPr>
        <w:t xml:space="preserve">The main difference between the two sentences is that in (28) the complement of the preposition is an NP: the subject is in a spatial relation with the NP </w:t>
      </w:r>
      <w:r w:rsidRPr="00451329">
        <w:rPr>
          <w:i/>
          <w:lang w:val="en-US"/>
        </w:rPr>
        <w:sym w:font="Symbol" w:char="F0A2"/>
      </w:r>
      <w:r w:rsidRPr="00451329">
        <w:rPr>
          <w:i/>
          <w:lang w:val="en-US"/>
        </w:rPr>
        <w:t>k</w:t>
      </w:r>
      <w:r w:rsidRPr="00451329">
        <w:rPr>
          <w:rFonts w:eastAsia="Calibri"/>
          <w:i/>
          <w:lang w:val="en-US"/>
        </w:rPr>
        <w:t>ɜsə</w:t>
      </w:r>
      <w:r w:rsidRPr="00451329">
        <w:rPr>
          <w:lang w:val="en-US"/>
        </w:rPr>
        <w:t xml:space="preserve"> (=‘home’). In (27), the subject is centrally located within the timeframe denoted by the telic event of making the bread. The progressive involves a PP that introduces an IP. We propose for (27) the derivation suggested by Manzini &amp; Savoia (2005): the aspectual inflected construction involves a connecting preposition which is selected by the aspectual auxiliary (29). </w:t>
      </w:r>
    </w:p>
    <w:p w14:paraId="5FFB4123" w14:textId="77777777" w:rsidR="00454BDB" w:rsidRPr="00451329" w:rsidRDefault="00454BDB" w:rsidP="00E558A6">
      <w:pPr>
        <w:spacing w:line="276" w:lineRule="auto"/>
        <w:rPr>
          <w:lang w:val="en-US"/>
        </w:rPr>
      </w:pPr>
    </w:p>
    <w:p w14:paraId="44FEBD0C" w14:textId="77777777" w:rsidR="00454BDB" w:rsidRPr="00451329" w:rsidRDefault="00454BDB" w:rsidP="00E558A6">
      <w:pPr>
        <w:spacing w:line="276" w:lineRule="auto"/>
        <w:rPr>
          <w:lang w:val="en-US"/>
        </w:rPr>
      </w:pPr>
    </w:p>
    <w:p w14:paraId="7BA74D52" w14:textId="77777777" w:rsidR="00454BDB" w:rsidRPr="00451329" w:rsidRDefault="00454BDB" w:rsidP="00E558A6">
      <w:pPr>
        <w:spacing w:line="276" w:lineRule="auto"/>
        <w:rPr>
          <w:lang w:val="en-US"/>
        </w:rPr>
      </w:pPr>
      <w:r w:rsidRPr="00451329">
        <w:rPr>
          <w:lang w:val="en-US"/>
        </w:rPr>
        <w:t>(29)</w:t>
      </w:r>
      <w:r w:rsidRPr="00451329">
        <w:rPr>
          <w:lang w:val="en-US"/>
        </w:rPr>
        <w:tab/>
        <w:t xml:space="preserve">Stek a </w:t>
      </w:r>
      <w:r w:rsidRPr="00451329">
        <w:rPr>
          <w:lang w:val="en-US"/>
        </w:rPr>
        <w:sym w:font="Symbol" w:char="F0A2"/>
      </w:r>
      <w:r w:rsidRPr="00451329">
        <w:rPr>
          <w:lang w:val="en-US"/>
        </w:rPr>
        <w:t>fats</w:t>
      </w:r>
      <w:r w:rsidRPr="00451329">
        <w:rPr>
          <w:rFonts w:eastAsia="Calibri"/>
          <w:lang w:val="en-US"/>
        </w:rPr>
        <w:t>ə</w:t>
      </w:r>
      <w:r w:rsidRPr="00451329">
        <w:rPr>
          <w:lang w:val="en-US"/>
        </w:rPr>
        <w:tab/>
        <w:t>u p</w:t>
      </w:r>
      <w:r w:rsidRPr="00451329">
        <w:rPr>
          <w:rFonts w:eastAsia="Calibri"/>
          <w:lang w:val="en-US"/>
        </w:rPr>
        <w:t>ɜ</w:t>
      </w:r>
      <w:r w:rsidRPr="00451329">
        <w:rPr>
          <w:lang w:val="en-US"/>
        </w:rPr>
        <w:t>n</w:t>
      </w:r>
      <w:r w:rsidR="00FD29F3" w:rsidRPr="00451329">
        <w:rPr>
          <w:lang w:val="en-US"/>
        </w:rPr>
        <w:t>.</w:t>
      </w:r>
      <w:r w:rsidRPr="00451329">
        <w:rPr>
          <w:lang w:val="en-US"/>
        </w:rPr>
        <w:tab/>
      </w:r>
      <w:r w:rsidRPr="00451329">
        <w:rPr>
          <w:lang w:val="en-US"/>
        </w:rPr>
        <w:tab/>
        <w:t xml:space="preserve"> </w:t>
      </w:r>
    </w:p>
    <w:p w14:paraId="5C4E4C6E" w14:textId="77777777" w:rsidR="00454BDB" w:rsidRPr="00451329" w:rsidRDefault="00454BDB" w:rsidP="00E558A6">
      <w:pPr>
        <w:spacing w:line="276" w:lineRule="auto"/>
        <w:ind w:firstLine="643"/>
        <w:rPr>
          <w:lang w:val="en-US"/>
        </w:rPr>
      </w:pPr>
      <w:r w:rsidRPr="00451329">
        <w:rPr>
          <w:lang w:val="en-US"/>
        </w:rPr>
        <w:t>‘I am making the bread.’</w:t>
      </w:r>
    </w:p>
    <w:p w14:paraId="42D70BBA" w14:textId="77777777" w:rsidR="00454BDB" w:rsidRPr="00451329" w:rsidRDefault="00454BDB" w:rsidP="00E558A6">
      <w:pPr>
        <w:spacing w:line="276" w:lineRule="auto"/>
        <w:rPr>
          <w:lang w:val="en-US"/>
        </w:rPr>
      </w:pPr>
      <w:r w:rsidRPr="00451329">
        <w:rPr>
          <w:noProof/>
          <w:lang w:val="en-US" w:eastAsia="zh-CN"/>
        </w:rPr>
        <w:drawing>
          <wp:anchor distT="0" distB="0" distL="114300" distR="114300" simplePos="0" relativeHeight="251714048" behindDoc="0" locked="0" layoutInCell="1" allowOverlap="1" wp14:anchorId="15B00EE6" wp14:editId="1E3858EF">
            <wp:simplePos x="0" y="0"/>
            <wp:positionH relativeFrom="column">
              <wp:posOffset>409575</wp:posOffset>
            </wp:positionH>
            <wp:positionV relativeFrom="paragraph">
              <wp:posOffset>1270</wp:posOffset>
            </wp:positionV>
            <wp:extent cx="2543175" cy="2402947"/>
            <wp:effectExtent l="0" t="0" r="0" b="0"/>
            <wp:wrapNone/>
            <wp:docPr id="1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a:ext>
                      </a:extLst>
                    </a:blip>
                    <a:stretch>
                      <a:fillRect/>
                    </a:stretch>
                  </pic:blipFill>
                  <pic:spPr>
                    <a:xfrm>
                      <a:off x="0" y="0"/>
                      <a:ext cx="2543175" cy="2402947"/>
                    </a:xfrm>
                    <a:prstGeom prst="rect">
                      <a:avLst/>
                    </a:prstGeom>
                  </pic:spPr>
                </pic:pic>
              </a:graphicData>
            </a:graphic>
            <wp14:sizeRelH relativeFrom="page">
              <wp14:pctWidth>0</wp14:pctWidth>
            </wp14:sizeRelH>
            <wp14:sizeRelV relativeFrom="page">
              <wp14:pctHeight>0</wp14:pctHeight>
            </wp14:sizeRelV>
          </wp:anchor>
        </w:drawing>
      </w:r>
    </w:p>
    <w:p w14:paraId="4EE9AA66" w14:textId="77777777" w:rsidR="00FD29F3" w:rsidRPr="00451329" w:rsidRDefault="00FD29F3" w:rsidP="00E558A6">
      <w:pPr>
        <w:spacing w:line="276" w:lineRule="auto"/>
        <w:rPr>
          <w:lang w:val="en-US"/>
        </w:rPr>
      </w:pPr>
    </w:p>
    <w:p w14:paraId="753ADDFF" w14:textId="77777777" w:rsidR="00FD29F3" w:rsidRPr="00451329" w:rsidRDefault="00FD29F3" w:rsidP="00E558A6">
      <w:pPr>
        <w:spacing w:line="276" w:lineRule="auto"/>
        <w:rPr>
          <w:lang w:val="en-US"/>
        </w:rPr>
      </w:pPr>
    </w:p>
    <w:p w14:paraId="6E6382C2" w14:textId="77777777" w:rsidR="00FD29F3" w:rsidRPr="00451329" w:rsidRDefault="00FD29F3" w:rsidP="00E558A6">
      <w:pPr>
        <w:spacing w:line="276" w:lineRule="auto"/>
        <w:rPr>
          <w:lang w:val="en-US"/>
        </w:rPr>
      </w:pPr>
    </w:p>
    <w:p w14:paraId="7A9C47E1" w14:textId="77777777" w:rsidR="00FD29F3" w:rsidRPr="00451329" w:rsidRDefault="00FD29F3" w:rsidP="00E558A6">
      <w:pPr>
        <w:spacing w:line="276" w:lineRule="auto"/>
        <w:rPr>
          <w:lang w:val="en-US"/>
        </w:rPr>
      </w:pPr>
    </w:p>
    <w:p w14:paraId="587E893C" w14:textId="77777777" w:rsidR="00FD29F3" w:rsidRPr="00451329" w:rsidRDefault="00FD29F3" w:rsidP="00E558A6">
      <w:pPr>
        <w:spacing w:line="276" w:lineRule="auto"/>
        <w:rPr>
          <w:lang w:val="en-US"/>
        </w:rPr>
      </w:pPr>
    </w:p>
    <w:p w14:paraId="09639E70" w14:textId="77777777" w:rsidR="00FD29F3" w:rsidRPr="00451329" w:rsidRDefault="00FD29F3" w:rsidP="00E558A6">
      <w:pPr>
        <w:spacing w:line="276" w:lineRule="auto"/>
        <w:rPr>
          <w:lang w:val="en-US"/>
        </w:rPr>
      </w:pPr>
    </w:p>
    <w:p w14:paraId="4DC1E7C8" w14:textId="77777777" w:rsidR="00FD29F3" w:rsidRPr="00451329" w:rsidRDefault="00FD29F3" w:rsidP="00E558A6">
      <w:pPr>
        <w:spacing w:line="276" w:lineRule="auto"/>
        <w:rPr>
          <w:lang w:val="en-US"/>
        </w:rPr>
      </w:pPr>
    </w:p>
    <w:p w14:paraId="22E5CD3B" w14:textId="77777777" w:rsidR="00FD29F3" w:rsidRPr="00451329" w:rsidRDefault="00FD29F3" w:rsidP="00E558A6">
      <w:pPr>
        <w:spacing w:line="276" w:lineRule="auto"/>
        <w:rPr>
          <w:lang w:val="en-US"/>
        </w:rPr>
      </w:pPr>
    </w:p>
    <w:p w14:paraId="64FF27A6" w14:textId="77777777" w:rsidR="00FD29F3" w:rsidRPr="00451329" w:rsidRDefault="00FD29F3" w:rsidP="00E558A6">
      <w:pPr>
        <w:spacing w:line="276" w:lineRule="auto"/>
        <w:rPr>
          <w:lang w:val="en-US"/>
        </w:rPr>
      </w:pPr>
    </w:p>
    <w:p w14:paraId="2BA0F5A1" w14:textId="77777777" w:rsidR="00FD29F3" w:rsidRPr="00451329" w:rsidRDefault="00FD29F3" w:rsidP="00E558A6">
      <w:pPr>
        <w:spacing w:line="276" w:lineRule="auto"/>
        <w:rPr>
          <w:lang w:val="en-US"/>
        </w:rPr>
      </w:pPr>
    </w:p>
    <w:p w14:paraId="58FBF1A9" w14:textId="77777777" w:rsidR="00FD29F3" w:rsidRPr="00451329" w:rsidRDefault="00FD29F3" w:rsidP="00E558A6">
      <w:pPr>
        <w:spacing w:line="276" w:lineRule="auto"/>
        <w:rPr>
          <w:lang w:val="en-US"/>
        </w:rPr>
      </w:pPr>
    </w:p>
    <w:p w14:paraId="5472C7DF" w14:textId="77777777" w:rsidR="00FD29F3" w:rsidRPr="00451329" w:rsidRDefault="00FD29F3" w:rsidP="00E558A6">
      <w:pPr>
        <w:spacing w:line="276" w:lineRule="auto"/>
        <w:rPr>
          <w:lang w:val="en-US"/>
        </w:rPr>
      </w:pPr>
    </w:p>
    <w:p w14:paraId="526A89EE" w14:textId="47659B9E" w:rsidR="00454BDB" w:rsidRPr="00451329" w:rsidRDefault="00454BDB" w:rsidP="00E558A6">
      <w:pPr>
        <w:spacing w:line="276" w:lineRule="auto"/>
        <w:rPr>
          <w:lang w:val="en-US"/>
        </w:rPr>
      </w:pPr>
      <w:r w:rsidRPr="00451329">
        <w:rPr>
          <w:lang w:val="en-US"/>
        </w:rPr>
        <w:t>The sentence in (29) is a biclausal structure, since both the auxiliary and the embedded verb show overt present indicative morphology. These constructions can be considered biclausal if we follow one of the diagnostics proposed to account for the biclausality of present perfect (for English, Chomsky 1957, 1981, 1995; for Romance languages, Kayne 1993; Manzini &amp; Savoia 2005, 2007, 2011): that is, the optionality of clitic placement in Romance languages (Manzini &amp; Savoia 2011). The progressive in Conversanese shows long-distance clitic placement (30): the clitic climbs to a proclitic position before the auxiliary, as in the ‘restructuring’ present perfect constructions in the sense of Rizzi (1982). However, there are also varieties in which the clitic is found not only in a long-distance configuration, but also as a proclitic on the embedded verb, as in the the following examples of the aspectual inflected construction from Minervino Murge (31), Montemilone (32), Mesagne (33) and Alliste (34). The examples from Mesagne (33) show that optionality of clitic placement is found within the same variety (33a vs. 33b). The optionality of clitic placement across and within varieties in Romance shows that the parameter is independent of the monoclausal vs. biclausal status of the construction involved. In this respect, long-distance clitic placement cannot be taken as proof of monoclausality (see Manzini &amp; Savoia 2011, Manzini, Lorusso &amp; Savoia 2017 for discussion).</w:t>
      </w:r>
    </w:p>
    <w:p w14:paraId="5C3A5A15" w14:textId="77777777" w:rsidR="00454BDB" w:rsidRPr="00451329" w:rsidRDefault="00454BDB" w:rsidP="00E558A6">
      <w:pPr>
        <w:spacing w:line="276" w:lineRule="auto"/>
        <w:rPr>
          <w:lang w:val="en-US"/>
        </w:rPr>
      </w:pPr>
    </w:p>
    <w:p w14:paraId="459EC3AD" w14:textId="77777777" w:rsidR="00FD29F3" w:rsidRPr="00451329" w:rsidRDefault="00454BDB" w:rsidP="00E558A6">
      <w:pPr>
        <w:spacing w:line="276" w:lineRule="auto"/>
        <w:rPr>
          <w:lang w:val="en-US"/>
        </w:rPr>
      </w:pPr>
      <w:r w:rsidRPr="00451329">
        <w:rPr>
          <w:lang w:val="en-US"/>
        </w:rPr>
        <w:t>(30)</w:t>
      </w:r>
      <w:r w:rsidRPr="00451329">
        <w:rPr>
          <w:lang w:val="en-US"/>
        </w:rPr>
        <w:tab/>
      </w:r>
      <w:r w:rsidR="00FD29F3" w:rsidRPr="00451329">
        <w:rPr>
          <w:lang w:val="en-US"/>
        </w:rPr>
        <w:t>Conversano, Apulia</w:t>
      </w:r>
    </w:p>
    <w:p w14:paraId="76C59AD6" w14:textId="44B29DFB" w:rsidR="00454BDB" w:rsidRPr="00451329" w:rsidRDefault="00454BDB" w:rsidP="00E558A6">
      <w:pPr>
        <w:spacing w:line="276" w:lineRule="auto"/>
        <w:ind w:firstLine="643"/>
        <w:rPr>
          <w:bCs/>
          <w:lang w:val="en-US"/>
        </w:rPr>
      </w:pPr>
      <w:r w:rsidRPr="00451329">
        <w:rPr>
          <w:lang w:val="en-US"/>
        </w:rPr>
        <w:t xml:space="preserve">U </w:t>
      </w:r>
      <w:r w:rsidRPr="00451329">
        <w:rPr>
          <w:lang w:val="en-US"/>
        </w:rPr>
        <w:tab/>
        <w:t>stek</w:t>
      </w:r>
      <w:r w:rsidRPr="00451329">
        <w:rPr>
          <w:lang w:val="en-US"/>
        </w:rPr>
        <w:tab/>
      </w:r>
      <w:r w:rsidRPr="00451329">
        <w:rPr>
          <w:lang w:val="en-US"/>
        </w:rPr>
        <w:tab/>
        <w:t xml:space="preserve">a </w:t>
      </w:r>
      <w:ins w:id="517" w:author="Utente di Microsoft Office" w:date="2018-06-19T11:41:00Z">
        <w:r w:rsidR="000755E0">
          <w:rPr>
            <w:lang w:val="en-US"/>
          </w:rPr>
          <w:tab/>
        </w:r>
      </w:ins>
      <w:del w:id="518" w:author="Utente di Microsoft Office" w:date="2018-06-19T11:41:00Z">
        <w:r w:rsidRPr="00451329" w:rsidDel="003365D8">
          <w:rPr>
            <w:lang w:val="en-US"/>
          </w:rPr>
          <w:delText>*</w:delText>
        </w:r>
      </w:del>
      <w:r w:rsidRPr="00451329">
        <w:rPr>
          <w:lang w:val="en-US"/>
        </w:rPr>
        <w:t>(</w:t>
      </w:r>
      <w:ins w:id="519" w:author="Utente di Microsoft Office" w:date="2018-06-19T11:41:00Z">
        <w:r w:rsidR="003365D8">
          <w:rPr>
            <w:lang w:val="en-US"/>
          </w:rPr>
          <w:t>*</w:t>
        </w:r>
      </w:ins>
      <w:r w:rsidRPr="00451329">
        <w:rPr>
          <w:lang w:val="en-US"/>
        </w:rPr>
        <w:t>u)</w:t>
      </w:r>
      <w:r w:rsidRPr="00451329">
        <w:rPr>
          <w:lang w:val="en-US"/>
        </w:rPr>
        <w:tab/>
      </w:r>
      <w:r w:rsidRPr="00451329">
        <w:rPr>
          <w:bCs/>
          <w:lang w:val="en-US"/>
        </w:rPr>
        <w:t>mand</w:t>
      </w:r>
      <w:r w:rsidRPr="00451329">
        <w:rPr>
          <w:rFonts w:eastAsia="Calibri"/>
          <w:bCs/>
          <w:lang w:val="en-US"/>
        </w:rPr>
        <w:t>ʒə</w:t>
      </w:r>
      <w:r w:rsidRPr="00451329">
        <w:rPr>
          <w:bCs/>
          <w:lang w:val="en-US"/>
        </w:rPr>
        <w:t xml:space="preserve"> </w:t>
      </w:r>
    </w:p>
    <w:p w14:paraId="15D1FF87" w14:textId="77777777" w:rsidR="00454BDB" w:rsidRPr="00451329" w:rsidRDefault="00454BDB" w:rsidP="00E558A6">
      <w:pPr>
        <w:spacing w:line="276" w:lineRule="auto"/>
        <w:ind w:firstLine="643"/>
        <w:rPr>
          <w:lang w:val="en-US"/>
        </w:rPr>
      </w:pPr>
      <w:r w:rsidRPr="00451329">
        <w:rPr>
          <w:lang w:val="en-US"/>
        </w:rPr>
        <w:t>it</w:t>
      </w:r>
      <w:r w:rsidRPr="00451329">
        <w:rPr>
          <w:smallCaps/>
          <w:lang w:val="en-US"/>
        </w:rPr>
        <w:t>(cl)</w:t>
      </w:r>
      <w:r w:rsidRPr="00451329">
        <w:rPr>
          <w:smallCaps/>
          <w:lang w:val="en-US"/>
        </w:rPr>
        <w:tab/>
      </w:r>
      <w:r w:rsidRPr="00451329">
        <w:rPr>
          <w:lang w:val="en-US"/>
        </w:rPr>
        <w:t>stay.</w:t>
      </w:r>
      <w:r w:rsidRPr="00451329">
        <w:rPr>
          <w:smallCaps/>
          <w:lang w:val="en-US"/>
        </w:rPr>
        <w:t>1sg</w:t>
      </w:r>
      <w:r w:rsidRPr="00451329">
        <w:rPr>
          <w:smallCaps/>
          <w:lang w:val="en-US"/>
        </w:rPr>
        <w:tab/>
      </w:r>
      <w:r w:rsidRPr="00451329">
        <w:rPr>
          <w:lang w:val="en-US"/>
        </w:rPr>
        <w:t>at</w:t>
      </w:r>
      <w:r w:rsidRPr="00451329">
        <w:rPr>
          <w:lang w:val="en-US"/>
        </w:rPr>
        <w:tab/>
        <w:t>it</w:t>
      </w:r>
      <w:r w:rsidRPr="00451329">
        <w:rPr>
          <w:smallCaps/>
          <w:lang w:val="en-US"/>
        </w:rPr>
        <w:t>(cl)</w:t>
      </w:r>
      <w:r w:rsidRPr="00451329">
        <w:rPr>
          <w:smallCaps/>
          <w:lang w:val="en-US"/>
        </w:rPr>
        <w:tab/>
      </w:r>
      <w:r w:rsidRPr="00451329">
        <w:rPr>
          <w:lang w:val="en-US"/>
        </w:rPr>
        <w:t>eat.</w:t>
      </w:r>
      <w:r w:rsidRPr="00451329">
        <w:rPr>
          <w:smallCaps/>
          <w:lang w:val="en-US"/>
        </w:rPr>
        <w:t>1sg</w:t>
      </w:r>
      <w:r w:rsidRPr="00451329">
        <w:rPr>
          <w:lang w:val="en-US"/>
        </w:rPr>
        <w:t xml:space="preserve"> </w:t>
      </w:r>
    </w:p>
    <w:p w14:paraId="34449438" w14:textId="77777777" w:rsidR="00454BDB" w:rsidRPr="00451329" w:rsidRDefault="00454BDB" w:rsidP="00E558A6">
      <w:pPr>
        <w:spacing w:line="276" w:lineRule="auto"/>
        <w:ind w:firstLine="643"/>
        <w:rPr>
          <w:lang w:val="en-US"/>
        </w:rPr>
      </w:pPr>
      <w:r w:rsidRPr="00451329">
        <w:rPr>
          <w:lang w:val="en-US"/>
        </w:rPr>
        <w:t xml:space="preserve">‘I am eating it.’ </w:t>
      </w:r>
      <w:r w:rsidRPr="00451329">
        <w:rPr>
          <w:lang w:val="en-US"/>
        </w:rPr>
        <w:tab/>
      </w:r>
      <w:r w:rsidRPr="00451329">
        <w:rPr>
          <w:lang w:val="en-US"/>
        </w:rPr>
        <w:tab/>
      </w:r>
      <w:r w:rsidRPr="00451329">
        <w:rPr>
          <w:lang w:val="en-US"/>
        </w:rPr>
        <w:tab/>
      </w:r>
      <w:r w:rsidRPr="00451329">
        <w:rPr>
          <w:lang w:val="en-US"/>
        </w:rPr>
        <w:tab/>
      </w:r>
      <w:r w:rsidRPr="00451329">
        <w:rPr>
          <w:lang w:val="en-US"/>
        </w:rPr>
        <w:tab/>
      </w:r>
      <w:r w:rsidRPr="00451329">
        <w:rPr>
          <w:lang w:val="en-US"/>
        </w:rPr>
        <w:tab/>
      </w:r>
      <w:r w:rsidRPr="00451329">
        <w:rPr>
          <w:lang w:val="en-US"/>
        </w:rPr>
        <w:tab/>
      </w:r>
      <w:r w:rsidRPr="00451329">
        <w:rPr>
          <w:lang w:val="en-US"/>
        </w:rPr>
        <w:tab/>
      </w:r>
    </w:p>
    <w:p w14:paraId="45F6E855" w14:textId="77777777" w:rsidR="00454BDB" w:rsidRPr="00451329" w:rsidRDefault="00454BDB" w:rsidP="00E558A6">
      <w:pPr>
        <w:spacing w:line="276" w:lineRule="auto"/>
        <w:rPr>
          <w:lang w:val="en-US"/>
        </w:rPr>
      </w:pPr>
      <w:r w:rsidRPr="00451329">
        <w:rPr>
          <w:lang w:val="en-US"/>
        </w:rPr>
        <w:tab/>
      </w:r>
      <w:r w:rsidRPr="00451329">
        <w:rPr>
          <w:lang w:val="en-US"/>
        </w:rPr>
        <w:tab/>
      </w:r>
      <w:r w:rsidRPr="00451329">
        <w:rPr>
          <w:lang w:val="en-US"/>
        </w:rPr>
        <w:tab/>
      </w:r>
      <w:r w:rsidRPr="00451329">
        <w:rPr>
          <w:lang w:val="en-US"/>
        </w:rPr>
        <w:tab/>
      </w:r>
      <w:r w:rsidRPr="00451329">
        <w:rPr>
          <w:lang w:val="en-US"/>
        </w:rPr>
        <w:tab/>
      </w:r>
      <w:r w:rsidRPr="00451329">
        <w:rPr>
          <w:lang w:val="en-US"/>
        </w:rPr>
        <w:tab/>
      </w:r>
      <w:r w:rsidRPr="00451329">
        <w:rPr>
          <w:lang w:val="en-US"/>
        </w:rPr>
        <w:tab/>
      </w:r>
      <w:r w:rsidRPr="00451329">
        <w:rPr>
          <w:lang w:val="en-US"/>
        </w:rPr>
        <w:tab/>
        <w:t xml:space="preserve"> </w:t>
      </w:r>
    </w:p>
    <w:p w14:paraId="2C3BE35D" w14:textId="77777777" w:rsidR="00FD29F3" w:rsidRPr="00451329" w:rsidRDefault="00454BDB" w:rsidP="00E558A6">
      <w:pPr>
        <w:spacing w:line="276" w:lineRule="auto"/>
        <w:rPr>
          <w:lang w:val="en-US"/>
        </w:rPr>
      </w:pPr>
      <w:r w:rsidRPr="00451329">
        <w:rPr>
          <w:lang w:val="en-US"/>
        </w:rPr>
        <w:t>(31)</w:t>
      </w:r>
      <w:r w:rsidRPr="00451329">
        <w:rPr>
          <w:lang w:val="en-US"/>
        </w:rPr>
        <w:tab/>
      </w:r>
      <w:r w:rsidR="00FD29F3" w:rsidRPr="00451329">
        <w:rPr>
          <w:lang w:val="en-US"/>
        </w:rPr>
        <w:t>Minervino Murge, Apulia (Manzini &amp; Savoia 2005)</w:t>
      </w:r>
    </w:p>
    <w:p w14:paraId="108E4280" w14:textId="77777777" w:rsidR="00454BDB" w:rsidRPr="00451329" w:rsidRDefault="00454BDB" w:rsidP="00E558A6">
      <w:pPr>
        <w:spacing w:line="276" w:lineRule="auto"/>
        <w:ind w:firstLine="643"/>
        <w:rPr>
          <w:lang w:val="en-US"/>
        </w:rPr>
      </w:pPr>
      <w:r w:rsidRPr="00451329">
        <w:rPr>
          <w:lang w:val="en-US"/>
        </w:rPr>
        <w:t>Væ</w:t>
      </w:r>
      <w:r w:rsidRPr="00451329">
        <w:rPr>
          <w:lang w:val="en-US"/>
        </w:rPr>
        <w:tab/>
        <w:t xml:space="preserve"> </w:t>
      </w:r>
      <w:r w:rsidRPr="00451329">
        <w:rPr>
          <w:lang w:val="en-US"/>
        </w:rPr>
        <w:tab/>
        <w:t>u</w:t>
      </w:r>
      <w:r w:rsidRPr="00451329">
        <w:rPr>
          <w:lang w:val="en-US"/>
        </w:rPr>
        <w:tab/>
      </w:r>
      <w:r w:rsidRPr="00451329">
        <w:rPr>
          <w:lang w:val="en-US"/>
        </w:rPr>
        <w:tab/>
        <w:t>cæm</w:t>
      </w:r>
      <w:r w:rsidRPr="00451329">
        <w:rPr>
          <w:rFonts w:eastAsia="Calibri"/>
          <w:lang w:val="en-US"/>
        </w:rPr>
        <w:t>ə</w:t>
      </w:r>
      <w:r w:rsidR="00FD29F3" w:rsidRPr="00451329">
        <w:rPr>
          <w:rFonts w:eastAsia="Calibri"/>
          <w:lang w:val="en-US"/>
        </w:rPr>
        <w:t>.</w:t>
      </w:r>
      <w:r w:rsidRPr="00451329">
        <w:rPr>
          <w:lang w:val="en-US"/>
        </w:rPr>
        <w:t xml:space="preserve"> </w:t>
      </w:r>
    </w:p>
    <w:p w14:paraId="3C99E890" w14:textId="77777777" w:rsidR="00454BDB" w:rsidRPr="00451329" w:rsidRDefault="00454BDB" w:rsidP="00E558A6">
      <w:pPr>
        <w:spacing w:line="276" w:lineRule="auto"/>
        <w:ind w:firstLine="643"/>
        <w:rPr>
          <w:lang w:val="en-US"/>
        </w:rPr>
      </w:pPr>
      <w:r w:rsidRPr="00451329">
        <w:rPr>
          <w:lang w:val="en-US"/>
        </w:rPr>
        <w:t>go.</w:t>
      </w:r>
      <w:r w:rsidRPr="00451329">
        <w:rPr>
          <w:smallCaps/>
          <w:lang w:val="en-US"/>
        </w:rPr>
        <w:t>2sg</w:t>
      </w:r>
      <w:r w:rsidRPr="00451329">
        <w:rPr>
          <w:smallCaps/>
          <w:lang w:val="en-US"/>
        </w:rPr>
        <w:tab/>
      </w:r>
      <w:r w:rsidRPr="00451329">
        <w:rPr>
          <w:lang w:val="en-US"/>
        </w:rPr>
        <w:t>him(</w:t>
      </w:r>
      <w:r w:rsidRPr="00451329">
        <w:rPr>
          <w:smallCaps/>
          <w:lang w:val="en-US"/>
        </w:rPr>
        <w:t>cl</w:t>
      </w:r>
      <w:r w:rsidRPr="00451329">
        <w:rPr>
          <w:lang w:val="en-US"/>
        </w:rPr>
        <w:t xml:space="preserve">) </w:t>
      </w:r>
      <w:r w:rsidRPr="00451329">
        <w:rPr>
          <w:lang w:val="en-US"/>
        </w:rPr>
        <w:tab/>
        <w:t>call.</w:t>
      </w:r>
      <w:r w:rsidRPr="00451329">
        <w:rPr>
          <w:smallCaps/>
          <w:lang w:val="en-US"/>
        </w:rPr>
        <w:t>2sg</w:t>
      </w:r>
      <w:r w:rsidRPr="00451329">
        <w:rPr>
          <w:lang w:val="en-US"/>
        </w:rPr>
        <w:tab/>
      </w:r>
      <w:r w:rsidRPr="00451329">
        <w:rPr>
          <w:lang w:val="en-US"/>
        </w:rPr>
        <w:tab/>
      </w:r>
    </w:p>
    <w:p w14:paraId="777BC1C3" w14:textId="77777777" w:rsidR="00454BDB" w:rsidRPr="00451329" w:rsidRDefault="00454BDB" w:rsidP="00E558A6">
      <w:pPr>
        <w:spacing w:line="276" w:lineRule="auto"/>
        <w:ind w:firstLine="643"/>
        <w:rPr>
          <w:lang w:val="en-US"/>
        </w:rPr>
      </w:pPr>
      <w:r w:rsidRPr="00451329">
        <w:rPr>
          <w:lang w:val="en-US"/>
        </w:rPr>
        <w:t xml:space="preserve">‘You go to call him.’ </w:t>
      </w:r>
    </w:p>
    <w:p w14:paraId="61C553CB" w14:textId="77777777" w:rsidR="00454BDB" w:rsidRPr="00451329" w:rsidRDefault="00454BDB" w:rsidP="00E558A6">
      <w:pPr>
        <w:spacing w:line="276" w:lineRule="auto"/>
        <w:rPr>
          <w:lang w:val="en-US"/>
        </w:rPr>
      </w:pPr>
    </w:p>
    <w:p w14:paraId="6A2C799F" w14:textId="77777777" w:rsidR="00FD29F3" w:rsidRPr="00451329" w:rsidRDefault="00454BDB" w:rsidP="00E558A6">
      <w:pPr>
        <w:spacing w:line="276" w:lineRule="auto"/>
        <w:rPr>
          <w:rFonts w:eastAsia="Calibri"/>
          <w:lang w:val="en-US"/>
        </w:rPr>
      </w:pPr>
      <w:r w:rsidRPr="00451329">
        <w:rPr>
          <w:lang w:val="en-US"/>
        </w:rPr>
        <w:t>(32)</w:t>
      </w:r>
      <w:r w:rsidRPr="00451329">
        <w:rPr>
          <w:lang w:val="en-US"/>
        </w:rPr>
        <w:tab/>
      </w:r>
      <w:r w:rsidR="00FD29F3" w:rsidRPr="00451329">
        <w:rPr>
          <w:rFonts w:eastAsia="Calibri"/>
          <w:lang w:val="en-US"/>
        </w:rPr>
        <w:t>Montemilone, Basilicata (</w:t>
      </w:r>
      <w:r w:rsidR="00FD29F3" w:rsidRPr="00451329">
        <w:rPr>
          <w:lang w:val="en-US"/>
        </w:rPr>
        <w:t>Manzini &amp; Savoia 2005)</w:t>
      </w:r>
    </w:p>
    <w:p w14:paraId="4742B1A9" w14:textId="77777777" w:rsidR="00454BDB" w:rsidRPr="00451329" w:rsidRDefault="00454BDB" w:rsidP="00E558A6">
      <w:pPr>
        <w:spacing w:line="276" w:lineRule="auto"/>
        <w:ind w:firstLine="643"/>
        <w:rPr>
          <w:rFonts w:eastAsia="Calibri"/>
          <w:lang w:val="en-US"/>
        </w:rPr>
      </w:pPr>
      <w:r w:rsidRPr="00451329">
        <w:rPr>
          <w:lang w:val="en-US"/>
        </w:rPr>
        <w:t>Va/vin</w:t>
      </w:r>
      <w:r w:rsidRPr="00451329">
        <w:rPr>
          <w:rFonts w:eastAsia="Calibri"/>
          <w:lang w:val="en-US"/>
        </w:rPr>
        <w:t>ə</w:t>
      </w:r>
      <w:r w:rsidRPr="00451329">
        <w:rPr>
          <w:lang w:val="en-US"/>
        </w:rPr>
        <w:t xml:space="preserve"> </w:t>
      </w:r>
      <w:r w:rsidRPr="00451329">
        <w:rPr>
          <w:lang w:val="en-US"/>
        </w:rPr>
        <w:tab/>
        <w:t>u</w:t>
      </w:r>
      <w:r w:rsidRPr="00451329">
        <w:rPr>
          <w:lang w:val="en-US"/>
        </w:rPr>
        <w:tab/>
      </w:r>
      <w:r w:rsidRPr="00451329">
        <w:rPr>
          <w:lang w:val="en-US"/>
        </w:rPr>
        <w:tab/>
        <w:t>cam</w:t>
      </w:r>
      <w:r w:rsidRPr="00451329">
        <w:rPr>
          <w:rFonts w:eastAsia="Calibri"/>
          <w:lang w:val="en-US"/>
        </w:rPr>
        <w:t xml:space="preserve">ə </w:t>
      </w:r>
      <w:r w:rsidRPr="00451329">
        <w:rPr>
          <w:rFonts w:eastAsia="Calibri"/>
          <w:lang w:val="en-US"/>
        </w:rPr>
        <w:tab/>
      </w:r>
      <w:r w:rsidRPr="00451329">
        <w:rPr>
          <w:rFonts w:eastAsia="Calibri"/>
          <w:lang w:val="en-US"/>
        </w:rPr>
        <w:tab/>
      </w:r>
      <w:r w:rsidRPr="00451329">
        <w:rPr>
          <w:rFonts w:eastAsia="Calibri"/>
          <w:lang w:val="en-US"/>
        </w:rPr>
        <w:tab/>
      </w:r>
      <w:r w:rsidRPr="00451329">
        <w:rPr>
          <w:rFonts w:eastAsia="Calibri"/>
          <w:lang w:val="en-US"/>
        </w:rPr>
        <w:tab/>
      </w:r>
    </w:p>
    <w:p w14:paraId="64A6859F" w14:textId="77777777" w:rsidR="00454BDB" w:rsidRPr="00451329" w:rsidRDefault="00454BDB" w:rsidP="00E558A6">
      <w:pPr>
        <w:spacing w:line="276" w:lineRule="auto"/>
        <w:ind w:firstLine="643"/>
        <w:rPr>
          <w:rFonts w:eastAsia="Calibri"/>
          <w:lang w:val="en-US"/>
        </w:rPr>
      </w:pPr>
      <w:r w:rsidRPr="00451329">
        <w:rPr>
          <w:rFonts w:eastAsia="Calibri"/>
          <w:lang w:val="en-US"/>
        </w:rPr>
        <w:t>go/come</w:t>
      </w:r>
      <w:r w:rsidRPr="00451329">
        <w:rPr>
          <w:rFonts w:eastAsia="Calibri"/>
          <w:lang w:val="en-US"/>
        </w:rPr>
        <w:tab/>
        <w:t xml:space="preserve">him </w:t>
      </w:r>
      <w:r w:rsidRPr="00451329">
        <w:rPr>
          <w:rFonts w:eastAsia="Calibri"/>
          <w:lang w:val="en-US"/>
        </w:rPr>
        <w:tab/>
        <w:t>call</w:t>
      </w:r>
      <w:r w:rsidRPr="00451329">
        <w:rPr>
          <w:lang w:val="en-US"/>
        </w:rPr>
        <w:t>.</w:t>
      </w:r>
      <w:r w:rsidRPr="00451329">
        <w:rPr>
          <w:smallCaps/>
          <w:lang w:val="en-US"/>
        </w:rPr>
        <w:t>2sg</w:t>
      </w:r>
    </w:p>
    <w:p w14:paraId="63610DCF" w14:textId="77777777" w:rsidR="00454BDB" w:rsidRPr="00451329" w:rsidRDefault="00454BDB" w:rsidP="00E558A6">
      <w:pPr>
        <w:spacing w:line="276" w:lineRule="auto"/>
        <w:ind w:firstLine="643"/>
        <w:rPr>
          <w:lang w:val="en-US"/>
        </w:rPr>
      </w:pPr>
      <w:r w:rsidRPr="00451329">
        <w:rPr>
          <w:rFonts w:eastAsia="Calibri"/>
          <w:lang w:val="en-US"/>
        </w:rPr>
        <w:t xml:space="preserve">‘You go to call him.’ </w:t>
      </w:r>
    </w:p>
    <w:p w14:paraId="1D5BB15E" w14:textId="77777777" w:rsidR="00454BDB" w:rsidRPr="00451329" w:rsidRDefault="00454BDB" w:rsidP="00E558A6">
      <w:pPr>
        <w:spacing w:line="276" w:lineRule="auto"/>
        <w:rPr>
          <w:rFonts w:eastAsia="Calibri"/>
          <w:lang w:val="en-US"/>
        </w:rPr>
      </w:pPr>
    </w:p>
    <w:p w14:paraId="61B01D97" w14:textId="77777777" w:rsidR="00FD29F3" w:rsidRPr="00451329" w:rsidRDefault="00454BDB" w:rsidP="00E558A6">
      <w:pPr>
        <w:spacing w:line="276" w:lineRule="auto"/>
        <w:rPr>
          <w:lang w:val="en-US"/>
        </w:rPr>
      </w:pPr>
      <w:r w:rsidRPr="00451329">
        <w:rPr>
          <w:lang w:val="en-US"/>
        </w:rPr>
        <w:t>(33)</w:t>
      </w:r>
      <w:r w:rsidRPr="00451329">
        <w:rPr>
          <w:lang w:val="en-US"/>
        </w:rPr>
        <w:tab/>
        <w:t>a.</w:t>
      </w:r>
      <w:r w:rsidRPr="00451329">
        <w:rPr>
          <w:lang w:val="en-US"/>
        </w:rPr>
        <w:tab/>
      </w:r>
      <w:r w:rsidR="00FD29F3" w:rsidRPr="00451329">
        <w:rPr>
          <w:lang w:val="en-US"/>
        </w:rPr>
        <w:t>Mesagne, Apulia (Manzini &amp; Savoia 2005)</w:t>
      </w:r>
    </w:p>
    <w:p w14:paraId="3C6C1DC5" w14:textId="77777777" w:rsidR="00454BDB" w:rsidRPr="00451329" w:rsidRDefault="00FD29F3" w:rsidP="00E558A6">
      <w:pPr>
        <w:spacing w:line="276" w:lineRule="auto"/>
        <w:ind w:left="643" w:firstLine="643"/>
        <w:rPr>
          <w:rFonts w:eastAsia="Calibri"/>
          <w:lang w:val="en-US"/>
        </w:rPr>
      </w:pPr>
      <w:r w:rsidRPr="00451329">
        <w:rPr>
          <w:lang w:val="en-US"/>
        </w:rPr>
        <w:t>V</w:t>
      </w:r>
      <w:r w:rsidR="00454BDB" w:rsidRPr="00451329">
        <w:rPr>
          <w:rFonts w:eastAsia="Calibri"/>
          <w:lang w:val="en-US"/>
        </w:rPr>
        <w:t>ɔʄʄ</w:t>
      </w:r>
      <w:r w:rsidR="00454BDB" w:rsidRPr="00451329">
        <w:rPr>
          <w:lang w:val="en-US"/>
        </w:rPr>
        <w:t xml:space="preserve">u </w:t>
      </w:r>
      <w:r w:rsidR="00454BDB" w:rsidRPr="00451329">
        <w:rPr>
          <w:lang w:val="en-US"/>
        </w:rPr>
        <w:tab/>
      </w:r>
      <w:r w:rsidR="00454BDB" w:rsidRPr="00451329">
        <w:rPr>
          <w:lang w:val="en-US"/>
        </w:rPr>
        <w:tab/>
        <w:t>lu</w:t>
      </w:r>
      <w:r w:rsidR="00454BDB" w:rsidRPr="00451329">
        <w:rPr>
          <w:lang w:val="en-US"/>
        </w:rPr>
        <w:tab/>
        <w:t>ve</w:t>
      </w:r>
      <w:r w:rsidR="00454BDB" w:rsidRPr="00451329">
        <w:rPr>
          <w:rFonts w:eastAsia="Calibri"/>
          <w:lang w:val="en-US"/>
        </w:rPr>
        <w:t>ʃ</w:t>
      </w:r>
      <w:r w:rsidR="00454BDB" w:rsidRPr="00451329">
        <w:rPr>
          <w:lang w:val="en-US"/>
        </w:rPr>
        <w:t>u</w:t>
      </w:r>
      <w:r w:rsidRPr="00451329">
        <w:rPr>
          <w:lang w:val="en-US"/>
        </w:rPr>
        <w:t>.</w:t>
      </w:r>
      <w:r w:rsidR="00454BDB" w:rsidRPr="00451329">
        <w:rPr>
          <w:lang w:val="en-US"/>
        </w:rPr>
        <w:t xml:space="preserve"> </w:t>
      </w:r>
      <w:r w:rsidR="00454BDB" w:rsidRPr="00451329">
        <w:rPr>
          <w:lang w:val="en-US"/>
        </w:rPr>
        <w:tab/>
      </w:r>
      <w:r w:rsidR="00454BDB" w:rsidRPr="00451329">
        <w:rPr>
          <w:lang w:val="en-US"/>
        </w:rPr>
        <w:tab/>
        <w:t xml:space="preserve"> </w:t>
      </w:r>
    </w:p>
    <w:p w14:paraId="1ABEE855" w14:textId="77777777" w:rsidR="00454BDB" w:rsidRPr="00451329" w:rsidRDefault="00454BDB" w:rsidP="00E558A6">
      <w:pPr>
        <w:spacing w:line="276" w:lineRule="auto"/>
        <w:ind w:left="643" w:firstLine="643"/>
        <w:rPr>
          <w:lang w:val="en-US"/>
        </w:rPr>
      </w:pPr>
      <w:r w:rsidRPr="00451329">
        <w:rPr>
          <w:lang w:val="en-US"/>
        </w:rPr>
        <w:t>want.</w:t>
      </w:r>
      <w:r w:rsidRPr="00451329">
        <w:rPr>
          <w:smallCaps/>
          <w:lang w:val="en-US"/>
        </w:rPr>
        <w:t>1sg</w:t>
      </w:r>
      <w:r w:rsidRPr="00451329">
        <w:rPr>
          <w:smallCaps/>
          <w:lang w:val="en-US"/>
        </w:rPr>
        <w:tab/>
      </w:r>
      <w:r w:rsidRPr="00451329">
        <w:rPr>
          <w:lang w:val="en-US"/>
        </w:rPr>
        <w:t xml:space="preserve">it </w:t>
      </w:r>
      <w:r w:rsidRPr="00451329">
        <w:rPr>
          <w:lang w:val="en-US"/>
        </w:rPr>
        <w:tab/>
        <w:t>see.</w:t>
      </w:r>
      <w:r w:rsidRPr="00451329">
        <w:rPr>
          <w:smallCaps/>
          <w:lang w:val="en-US"/>
        </w:rPr>
        <w:t>1sg</w:t>
      </w:r>
    </w:p>
    <w:p w14:paraId="28E3CF96" w14:textId="77777777" w:rsidR="00454BDB" w:rsidRPr="00451329" w:rsidRDefault="00454BDB" w:rsidP="00E558A6">
      <w:pPr>
        <w:spacing w:line="276" w:lineRule="auto"/>
        <w:ind w:left="643" w:firstLine="643"/>
        <w:rPr>
          <w:lang w:val="en-US"/>
        </w:rPr>
      </w:pPr>
      <w:r w:rsidRPr="00451329">
        <w:rPr>
          <w:lang w:val="en-US"/>
        </w:rPr>
        <w:t xml:space="preserve">‘I want to see it.’ </w:t>
      </w:r>
    </w:p>
    <w:p w14:paraId="469F64A4" w14:textId="77777777" w:rsidR="00454BDB" w:rsidRPr="00451329" w:rsidRDefault="00454BDB" w:rsidP="00E558A6">
      <w:pPr>
        <w:spacing w:line="276" w:lineRule="auto"/>
        <w:rPr>
          <w:rFonts w:eastAsia="Calibri"/>
          <w:lang w:val="en-US"/>
        </w:rPr>
      </w:pPr>
      <w:r w:rsidRPr="00451329">
        <w:rPr>
          <w:rFonts w:eastAsia="Calibri"/>
          <w:lang w:val="en-US"/>
        </w:rPr>
        <w:tab/>
        <w:t>b.</w:t>
      </w:r>
      <w:r w:rsidRPr="00451329">
        <w:rPr>
          <w:rFonts w:eastAsia="Calibri"/>
          <w:lang w:val="en-US"/>
        </w:rPr>
        <w:tab/>
      </w:r>
      <w:r w:rsidR="00FD29F3" w:rsidRPr="00451329">
        <w:rPr>
          <w:rFonts w:eastAsia="Calibri"/>
          <w:lang w:val="en-US"/>
        </w:rPr>
        <w:t>L</w:t>
      </w:r>
      <w:r w:rsidRPr="00451329">
        <w:rPr>
          <w:rFonts w:eastAsia="Calibri"/>
          <w:lang w:val="en-US"/>
        </w:rPr>
        <w:t xml:space="preserve">u </w:t>
      </w:r>
      <w:r w:rsidRPr="00451329">
        <w:rPr>
          <w:rFonts w:eastAsia="Calibri"/>
          <w:lang w:val="en-US"/>
        </w:rPr>
        <w:tab/>
        <w:t xml:space="preserve">sta </w:t>
      </w:r>
      <w:r w:rsidRPr="00451329">
        <w:rPr>
          <w:rFonts w:eastAsia="Calibri"/>
          <w:lang w:val="en-US"/>
        </w:rPr>
        <w:tab/>
        <w:t>ffattsu</w:t>
      </w:r>
      <w:r w:rsidR="00FD29F3" w:rsidRPr="00451329">
        <w:rPr>
          <w:rFonts w:eastAsia="Calibri"/>
          <w:lang w:val="en-US"/>
        </w:rPr>
        <w:t>.</w:t>
      </w:r>
    </w:p>
    <w:p w14:paraId="6BE4B56D" w14:textId="77777777" w:rsidR="00454BDB" w:rsidRPr="00451329" w:rsidRDefault="00454BDB" w:rsidP="00E558A6">
      <w:pPr>
        <w:spacing w:line="276" w:lineRule="auto"/>
        <w:ind w:left="643" w:firstLine="643"/>
        <w:rPr>
          <w:rFonts w:eastAsia="Calibri"/>
          <w:lang w:val="en-US"/>
        </w:rPr>
      </w:pPr>
      <w:r w:rsidRPr="00451329">
        <w:rPr>
          <w:rFonts w:eastAsia="Calibri"/>
          <w:lang w:val="en-US"/>
        </w:rPr>
        <w:t>it</w:t>
      </w:r>
      <w:r w:rsidRPr="00451329">
        <w:rPr>
          <w:smallCaps/>
          <w:lang w:val="en-US"/>
        </w:rPr>
        <w:t>(cl)</w:t>
      </w:r>
      <w:r w:rsidRPr="00451329">
        <w:rPr>
          <w:rFonts w:eastAsia="Calibri"/>
          <w:lang w:val="en-US"/>
        </w:rPr>
        <w:tab/>
        <w:t>stay</w:t>
      </w:r>
      <w:r w:rsidRPr="00451329">
        <w:rPr>
          <w:rFonts w:eastAsia="Calibri"/>
          <w:lang w:val="en-US"/>
        </w:rPr>
        <w:tab/>
        <w:t>do</w:t>
      </w:r>
      <w:r w:rsidRPr="00451329">
        <w:rPr>
          <w:lang w:val="en-US"/>
        </w:rPr>
        <w:t>.</w:t>
      </w:r>
      <w:r w:rsidRPr="00451329">
        <w:rPr>
          <w:smallCaps/>
          <w:lang w:val="en-US"/>
        </w:rPr>
        <w:t>1sg</w:t>
      </w:r>
    </w:p>
    <w:p w14:paraId="40110C3C" w14:textId="77777777" w:rsidR="00454BDB" w:rsidRPr="00451329" w:rsidRDefault="00454BDB" w:rsidP="00E558A6">
      <w:pPr>
        <w:spacing w:line="276" w:lineRule="auto"/>
        <w:rPr>
          <w:rFonts w:eastAsia="Calibri"/>
          <w:lang w:val="en-US"/>
        </w:rPr>
      </w:pPr>
      <w:r w:rsidRPr="00451329">
        <w:rPr>
          <w:lang w:val="en-US"/>
        </w:rPr>
        <w:lastRenderedPageBreak/>
        <w:tab/>
      </w:r>
    </w:p>
    <w:p w14:paraId="690F3A87" w14:textId="77777777" w:rsidR="00FD29F3" w:rsidRPr="00451329" w:rsidRDefault="00454BDB" w:rsidP="00E558A6">
      <w:pPr>
        <w:spacing w:line="276" w:lineRule="auto"/>
        <w:rPr>
          <w:lang w:val="en-US"/>
        </w:rPr>
      </w:pPr>
      <w:r w:rsidRPr="00451329">
        <w:rPr>
          <w:rFonts w:eastAsia="Calibri"/>
          <w:lang w:val="en-US"/>
        </w:rPr>
        <w:t>(34)</w:t>
      </w:r>
      <w:r w:rsidRPr="00451329">
        <w:rPr>
          <w:rFonts w:eastAsia="Calibri"/>
          <w:lang w:val="en-US"/>
        </w:rPr>
        <w:tab/>
      </w:r>
      <w:r w:rsidR="00FD29F3" w:rsidRPr="00451329">
        <w:rPr>
          <w:lang w:val="en-US"/>
        </w:rPr>
        <w:t>Alliste (Manzini &amp; Savoia 2005)</w:t>
      </w:r>
    </w:p>
    <w:p w14:paraId="084539FE" w14:textId="77777777" w:rsidR="00454BDB" w:rsidRPr="00451329" w:rsidRDefault="00454BDB" w:rsidP="00E558A6">
      <w:pPr>
        <w:spacing w:line="276" w:lineRule="auto"/>
        <w:ind w:firstLine="643"/>
        <w:rPr>
          <w:rFonts w:eastAsia="Calibri"/>
          <w:lang w:val="en-US"/>
        </w:rPr>
      </w:pPr>
      <w:r w:rsidRPr="00451329">
        <w:rPr>
          <w:rFonts w:eastAsia="Calibri"/>
          <w:lang w:val="en-US"/>
        </w:rPr>
        <w:t>ʃ</w:t>
      </w:r>
      <w:r w:rsidRPr="00451329">
        <w:rPr>
          <w:lang w:val="en-US"/>
        </w:rPr>
        <w:t xml:space="preserve">ta </w:t>
      </w:r>
      <w:r w:rsidRPr="00451329">
        <w:rPr>
          <w:lang w:val="en-US"/>
        </w:rPr>
        <w:tab/>
      </w:r>
      <w:r w:rsidRPr="00451329">
        <w:rPr>
          <w:lang w:val="en-US"/>
        </w:rPr>
        <w:tab/>
        <w:t xml:space="preserve">llu </w:t>
      </w:r>
      <w:r w:rsidRPr="00451329">
        <w:rPr>
          <w:lang w:val="en-US"/>
        </w:rPr>
        <w:tab/>
      </w:r>
      <w:r w:rsidRPr="00451329">
        <w:rPr>
          <w:lang w:val="en-US"/>
        </w:rPr>
        <w:tab/>
        <w:t>t</w:t>
      </w:r>
      <w:r w:rsidRPr="00451329">
        <w:rPr>
          <w:rFonts w:eastAsia="Calibri"/>
          <w:lang w:val="en-US"/>
        </w:rPr>
        <w:t>ʃɛ</w:t>
      </w:r>
      <w:r w:rsidRPr="00451329">
        <w:rPr>
          <w:lang w:val="en-US"/>
        </w:rPr>
        <w:t>rku</w:t>
      </w:r>
      <w:r w:rsidRPr="00451329">
        <w:rPr>
          <w:lang w:val="en-US"/>
        </w:rPr>
        <w:tab/>
      </w:r>
      <w:r w:rsidRPr="00451329">
        <w:rPr>
          <w:lang w:val="en-US"/>
        </w:rPr>
        <w:tab/>
      </w:r>
    </w:p>
    <w:p w14:paraId="62CE7CCB" w14:textId="77777777" w:rsidR="00454BDB" w:rsidRPr="00451329" w:rsidRDefault="00454BDB" w:rsidP="00E558A6">
      <w:pPr>
        <w:spacing w:line="276" w:lineRule="auto"/>
        <w:ind w:firstLine="643"/>
        <w:rPr>
          <w:lang w:val="en-US"/>
        </w:rPr>
      </w:pPr>
      <w:r w:rsidRPr="00451329">
        <w:rPr>
          <w:lang w:val="en-US"/>
        </w:rPr>
        <w:t>stay</w:t>
      </w:r>
      <w:r w:rsidRPr="00451329">
        <w:rPr>
          <w:smallCaps/>
          <w:lang w:val="en-US"/>
        </w:rPr>
        <w:t>(aux)</w:t>
      </w:r>
      <w:r w:rsidRPr="00451329">
        <w:rPr>
          <w:smallCaps/>
          <w:lang w:val="en-US"/>
        </w:rPr>
        <w:tab/>
      </w:r>
      <w:r w:rsidRPr="00451329">
        <w:rPr>
          <w:lang w:val="en-US"/>
        </w:rPr>
        <w:t>(</w:t>
      </w:r>
      <w:r w:rsidRPr="00451329">
        <w:rPr>
          <w:smallCaps/>
          <w:lang w:val="en-US"/>
        </w:rPr>
        <w:t>1sg</w:t>
      </w:r>
      <w:r w:rsidRPr="00451329">
        <w:rPr>
          <w:lang w:val="en-US"/>
        </w:rPr>
        <w:t>)him/it</w:t>
      </w:r>
      <w:r w:rsidRPr="00451329">
        <w:rPr>
          <w:lang w:val="en-US"/>
        </w:rPr>
        <w:tab/>
        <w:t>search</w:t>
      </w:r>
    </w:p>
    <w:p w14:paraId="26966871" w14:textId="77777777" w:rsidR="00454BDB" w:rsidRPr="00451329" w:rsidRDefault="00454BDB" w:rsidP="00E558A6">
      <w:pPr>
        <w:spacing w:line="276" w:lineRule="auto"/>
        <w:ind w:firstLine="643"/>
        <w:rPr>
          <w:rFonts w:eastAsia="Calibri"/>
          <w:lang w:val="en-US"/>
        </w:rPr>
      </w:pPr>
      <w:r w:rsidRPr="00451329">
        <w:rPr>
          <w:lang w:val="en-US"/>
        </w:rPr>
        <w:t>‘I am searching for him/it.’</w:t>
      </w:r>
      <w:r w:rsidRPr="00451329">
        <w:rPr>
          <w:rFonts w:eastAsia="Calibri"/>
          <w:lang w:val="en-US"/>
        </w:rPr>
        <w:t xml:space="preserve"> </w:t>
      </w:r>
    </w:p>
    <w:p w14:paraId="733171B8" w14:textId="77777777" w:rsidR="00454BDB" w:rsidRPr="00451329" w:rsidRDefault="00454BDB" w:rsidP="00E558A6">
      <w:pPr>
        <w:spacing w:line="276" w:lineRule="auto"/>
        <w:rPr>
          <w:rFonts w:eastAsia="Calibri"/>
          <w:lang w:val="en-US"/>
        </w:rPr>
      </w:pPr>
      <w:r w:rsidRPr="00451329">
        <w:rPr>
          <w:rFonts w:eastAsia="Calibri"/>
          <w:lang w:val="en-US"/>
        </w:rPr>
        <w:t xml:space="preserve"> </w:t>
      </w:r>
    </w:p>
    <w:p w14:paraId="4AE4824D" w14:textId="77777777" w:rsidR="00454BDB" w:rsidRPr="00451329" w:rsidRDefault="00454BDB" w:rsidP="00E558A6">
      <w:pPr>
        <w:spacing w:line="276" w:lineRule="auto"/>
        <w:rPr>
          <w:lang w:val="en-US"/>
        </w:rPr>
      </w:pPr>
      <w:r w:rsidRPr="00451329">
        <w:rPr>
          <w:lang w:val="en-US"/>
        </w:rPr>
        <w:t xml:space="preserve">As pointed out in Laka (2006) for the Basque progressive auxiliary </w:t>
      </w:r>
      <w:r w:rsidRPr="00451329">
        <w:rPr>
          <w:i/>
          <w:lang w:val="en-US"/>
        </w:rPr>
        <w:t>ari</w:t>
      </w:r>
      <w:r w:rsidRPr="00451329">
        <w:rPr>
          <w:lang w:val="en-US"/>
        </w:rPr>
        <w:t xml:space="preserve">, the verb </w:t>
      </w:r>
      <w:r w:rsidRPr="00451329">
        <w:rPr>
          <w:i/>
          <w:lang w:val="en-US"/>
        </w:rPr>
        <w:t>st</w:t>
      </w:r>
      <w:r w:rsidRPr="00451329">
        <w:rPr>
          <w:rFonts w:eastAsia="Calibri"/>
          <w:i/>
          <w:lang w:val="en-US"/>
        </w:rPr>
        <w:t>ɛ</w:t>
      </w:r>
      <w:r w:rsidRPr="00451329">
        <w:rPr>
          <w:lang w:val="en-US"/>
        </w:rPr>
        <w:t xml:space="preserve"> coincides with the lexical verb ‘stay’: the same form of the verb is used for both locative/progressive constructions and for sentences involving other PPs, (35). In varieties where the progressive auxiliary differs from the lexical </w:t>
      </w:r>
      <w:r w:rsidRPr="00451329">
        <w:rPr>
          <w:i/>
          <w:lang w:val="en-US"/>
        </w:rPr>
        <w:t>stay</w:t>
      </w:r>
      <w:r w:rsidRPr="00451329">
        <w:rPr>
          <w:lang w:val="en-US"/>
        </w:rPr>
        <w:t xml:space="preserve">, such as in Putignano, we have the progressive forms without the connecting preposition, (36), and the lexical </w:t>
      </w:r>
      <w:r w:rsidRPr="00451329">
        <w:rPr>
          <w:i/>
          <w:lang w:val="en-US"/>
        </w:rPr>
        <w:t>stay</w:t>
      </w:r>
      <w:r w:rsidRPr="00451329">
        <w:rPr>
          <w:lang w:val="en-US"/>
        </w:rPr>
        <w:t xml:space="preserve"> with a preposition, (37).</w:t>
      </w:r>
      <w:r w:rsidRPr="00451329">
        <w:rPr>
          <w:rStyle w:val="a4"/>
          <w:lang w:val="en-US"/>
        </w:rPr>
        <w:footnoteReference w:id="12"/>
      </w:r>
    </w:p>
    <w:p w14:paraId="3B679186" w14:textId="77777777" w:rsidR="00454BDB" w:rsidRPr="00451329" w:rsidRDefault="00454BDB" w:rsidP="00E558A6">
      <w:pPr>
        <w:spacing w:line="276" w:lineRule="auto"/>
        <w:rPr>
          <w:lang w:val="en-US"/>
        </w:rPr>
      </w:pPr>
      <w:r w:rsidRPr="00451329">
        <w:rPr>
          <w:lang w:val="en-US"/>
        </w:rPr>
        <w:t xml:space="preserve"> </w:t>
      </w:r>
    </w:p>
    <w:p w14:paraId="0F469B72" w14:textId="77777777" w:rsidR="00FD29F3" w:rsidRPr="00451329" w:rsidRDefault="00454BDB" w:rsidP="00E558A6">
      <w:pPr>
        <w:spacing w:line="276" w:lineRule="auto"/>
        <w:rPr>
          <w:rFonts w:eastAsia="Calibri"/>
          <w:lang w:val="en-US"/>
        </w:rPr>
      </w:pPr>
      <w:r w:rsidRPr="00451329">
        <w:rPr>
          <w:lang w:val="en-US"/>
        </w:rPr>
        <w:t>(35)</w:t>
      </w:r>
      <w:r w:rsidRPr="00451329">
        <w:rPr>
          <w:lang w:val="en-US"/>
        </w:rPr>
        <w:tab/>
      </w:r>
      <w:r w:rsidR="00FD29F3" w:rsidRPr="00451329">
        <w:rPr>
          <w:rFonts w:eastAsia="Calibri"/>
          <w:lang w:val="en-US"/>
        </w:rPr>
        <w:t>Conversano, Apulia</w:t>
      </w:r>
    </w:p>
    <w:p w14:paraId="22C62F1F" w14:textId="77777777" w:rsidR="00454BDB" w:rsidRPr="00451329" w:rsidRDefault="00FD29F3" w:rsidP="00E558A6">
      <w:pPr>
        <w:spacing w:line="276" w:lineRule="auto"/>
        <w:ind w:firstLine="643"/>
        <w:rPr>
          <w:lang w:val="en-US"/>
        </w:rPr>
      </w:pPr>
      <w:r w:rsidRPr="00451329">
        <w:rPr>
          <w:lang w:val="en-US"/>
        </w:rPr>
        <w:t>S</w:t>
      </w:r>
      <w:r w:rsidR="00454BDB" w:rsidRPr="00451329">
        <w:rPr>
          <w:lang w:val="en-US"/>
        </w:rPr>
        <w:t>t</w:t>
      </w:r>
      <w:bookmarkStart w:id="520" w:name="OLE_LINK12"/>
      <w:bookmarkStart w:id="521" w:name="OLE_LINK13"/>
      <w:r w:rsidR="00454BDB" w:rsidRPr="00451329">
        <w:rPr>
          <w:rFonts w:eastAsia="Calibri"/>
          <w:lang w:val="en-US"/>
        </w:rPr>
        <w:t>ɛ</w:t>
      </w:r>
      <w:bookmarkEnd w:id="520"/>
      <w:bookmarkEnd w:id="521"/>
      <w:r w:rsidR="00454BDB" w:rsidRPr="00451329">
        <w:rPr>
          <w:lang w:val="en-US"/>
        </w:rPr>
        <w:t xml:space="preserve">m </w:t>
      </w:r>
      <w:bookmarkStart w:id="522" w:name="OLE_LINK10"/>
      <w:bookmarkStart w:id="523" w:name="OLE_LINK11"/>
      <w:r w:rsidR="00454BDB" w:rsidRPr="00451329">
        <w:rPr>
          <w:lang w:val="en-US"/>
        </w:rPr>
        <w:tab/>
      </w:r>
      <w:r w:rsidR="00454BDB" w:rsidRPr="00451329">
        <w:rPr>
          <w:lang w:val="en-US"/>
        </w:rPr>
        <w:tab/>
        <w:t>k</w:t>
      </w:r>
      <w:r w:rsidR="00454BDB" w:rsidRPr="00451329">
        <w:rPr>
          <w:rFonts w:eastAsia="Calibri"/>
          <w:lang w:val="en-US"/>
        </w:rPr>
        <w:t>ə</w:t>
      </w:r>
      <w:r w:rsidR="00454BDB" w:rsidRPr="00451329">
        <w:rPr>
          <w:rFonts w:eastAsia="Calibri"/>
          <w:lang w:val="en-US"/>
        </w:rPr>
        <w:tab/>
      </w:r>
      <w:r w:rsidR="00454BDB" w:rsidRPr="00451329">
        <w:rPr>
          <w:lang w:val="en-US"/>
        </w:rPr>
        <w:t xml:space="preserve">la </w:t>
      </w:r>
      <w:r w:rsidR="00454BDB" w:rsidRPr="00451329">
        <w:rPr>
          <w:lang w:val="en-US"/>
        </w:rPr>
        <w:tab/>
        <w:t>mak</w:t>
      </w:r>
      <w:r w:rsidR="00454BDB" w:rsidRPr="00451329">
        <w:rPr>
          <w:rFonts w:eastAsia="Calibri"/>
          <w:lang w:val="en-US"/>
        </w:rPr>
        <w:t>ənə</w:t>
      </w:r>
      <w:bookmarkEnd w:id="522"/>
      <w:bookmarkEnd w:id="523"/>
      <w:r w:rsidRPr="00451329">
        <w:rPr>
          <w:rFonts w:eastAsia="Calibri"/>
          <w:lang w:val="en-US"/>
        </w:rPr>
        <w:t>.</w:t>
      </w:r>
      <w:r w:rsidR="00454BDB" w:rsidRPr="00451329">
        <w:rPr>
          <w:rFonts w:eastAsia="Calibri"/>
          <w:lang w:val="en-US"/>
        </w:rPr>
        <w:t xml:space="preserve"> </w:t>
      </w:r>
      <w:r w:rsidR="00454BDB" w:rsidRPr="00451329">
        <w:rPr>
          <w:rFonts w:eastAsia="Calibri"/>
          <w:lang w:val="en-US"/>
        </w:rPr>
        <w:tab/>
      </w:r>
      <w:r w:rsidR="00454BDB" w:rsidRPr="00451329">
        <w:rPr>
          <w:rFonts w:eastAsia="Calibri"/>
          <w:lang w:val="en-US"/>
        </w:rPr>
        <w:tab/>
      </w:r>
      <w:r w:rsidR="00454BDB" w:rsidRPr="00451329">
        <w:rPr>
          <w:rFonts w:eastAsia="Calibri"/>
          <w:lang w:val="en-US"/>
        </w:rPr>
        <w:tab/>
      </w:r>
    </w:p>
    <w:p w14:paraId="280A6F69" w14:textId="77777777" w:rsidR="00454BDB" w:rsidRPr="00451329" w:rsidRDefault="00454BDB" w:rsidP="00E558A6">
      <w:pPr>
        <w:spacing w:line="276" w:lineRule="auto"/>
        <w:ind w:firstLine="643"/>
        <w:rPr>
          <w:lang w:val="en-US"/>
        </w:rPr>
      </w:pPr>
      <w:r w:rsidRPr="00451329">
        <w:rPr>
          <w:lang w:val="en-US"/>
        </w:rPr>
        <w:t>stay.</w:t>
      </w:r>
      <w:r w:rsidRPr="00451329">
        <w:rPr>
          <w:smallCaps/>
          <w:lang w:val="en-US"/>
        </w:rPr>
        <w:t>1pl</w:t>
      </w:r>
      <w:r w:rsidRPr="00451329">
        <w:rPr>
          <w:smallCaps/>
          <w:lang w:val="en-US"/>
        </w:rPr>
        <w:tab/>
      </w:r>
      <w:r w:rsidRPr="00451329">
        <w:rPr>
          <w:lang w:val="en-US"/>
        </w:rPr>
        <w:t xml:space="preserve">with </w:t>
      </w:r>
      <w:r w:rsidRPr="00451329">
        <w:rPr>
          <w:lang w:val="en-US"/>
        </w:rPr>
        <w:tab/>
        <w:t>the</w:t>
      </w:r>
      <w:r w:rsidRPr="00451329">
        <w:rPr>
          <w:lang w:val="en-US"/>
        </w:rPr>
        <w:tab/>
        <w:t xml:space="preserve">car </w:t>
      </w:r>
    </w:p>
    <w:p w14:paraId="3360DCFF" w14:textId="77777777" w:rsidR="00454BDB" w:rsidRPr="00451329" w:rsidRDefault="00454BDB" w:rsidP="00E558A6">
      <w:pPr>
        <w:spacing w:line="276" w:lineRule="auto"/>
        <w:ind w:firstLine="643"/>
        <w:rPr>
          <w:rFonts w:eastAsia="Calibri"/>
          <w:lang w:val="en-US"/>
        </w:rPr>
      </w:pPr>
      <w:r w:rsidRPr="00451329">
        <w:rPr>
          <w:lang w:val="en-US"/>
        </w:rPr>
        <w:t>‘We are by car.’</w:t>
      </w:r>
    </w:p>
    <w:p w14:paraId="260AF1EA" w14:textId="77777777" w:rsidR="00454BDB" w:rsidRPr="00451329" w:rsidRDefault="00454BDB" w:rsidP="00E558A6">
      <w:pPr>
        <w:spacing w:line="276" w:lineRule="auto"/>
        <w:rPr>
          <w:lang w:val="en-US"/>
        </w:rPr>
      </w:pPr>
    </w:p>
    <w:p w14:paraId="0CEF583B" w14:textId="77777777" w:rsidR="00FD29F3" w:rsidRPr="00451329" w:rsidRDefault="00454BDB" w:rsidP="00E558A6">
      <w:pPr>
        <w:spacing w:line="276" w:lineRule="auto"/>
        <w:rPr>
          <w:rFonts w:eastAsia="Calibri"/>
          <w:lang w:val="en-US"/>
        </w:rPr>
      </w:pPr>
      <w:r w:rsidRPr="00451329">
        <w:rPr>
          <w:lang w:val="en-US"/>
        </w:rPr>
        <w:t>(36)</w:t>
      </w:r>
      <w:r w:rsidRPr="00451329">
        <w:rPr>
          <w:lang w:val="en-US"/>
        </w:rPr>
        <w:tab/>
      </w:r>
      <w:r w:rsidR="00FD29F3" w:rsidRPr="00451329">
        <w:rPr>
          <w:rFonts w:eastAsia="Calibri"/>
          <w:lang w:val="en-US"/>
        </w:rPr>
        <w:t>Putignano, Apulia</w:t>
      </w:r>
    </w:p>
    <w:p w14:paraId="55188814" w14:textId="77777777" w:rsidR="00454BDB" w:rsidRPr="00451329" w:rsidRDefault="00FD29F3" w:rsidP="00E558A6">
      <w:pPr>
        <w:spacing w:line="276" w:lineRule="auto"/>
        <w:ind w:firstLine="643"/>
        <w:rPr>
          <w:lang w:val="en-US"/>
        </w:rPr>
      </w:pPr>
      <w:r w:rsidRPr="00451329">
        <w:rPr>
          <w:lang w:val="en-US"/>
        </w:rPr>
        <w:t>S</w:t>
      </w:r>
      <w:r w:rsidR="00454BDB" w:rsidRPr="00451329">
        <w:rPr>
          <w:lang w:val="en-US"/>
        </w:rPr>
        <w:t xml:space="preserve">ta </w:t>
      </w:r>
      <w:r w:rsidR="00454BDB" w:rsidRPr="00451329">
        <w:rPr>
          <w:lang w:val="en-US"/>
        </w:rPr>
        <w:tab/>
      </w:r>
      <w:r w:rsidR="00454BDB" w:rsidRPr="00451329">
        <w:rPr>
          <w:lang w:val="en-US"/>
        </w:rPr>
        <w:tab/>
        <w:t>ffa</w:t>
      </w:r>
      <w:r w:rsidR="00454BDB" w:rsidRPr="00451329">
        <w:rPr>
          <w:rFonts w:eastAsia="Calibri"/>
          <w:lang w:val="en-US"/>
        </w:rPr>
        <w:t>ʃ</w:t>
      </w:r>
      <w:r w:rsidR="00454BDB" w:rsidRPr="00451329">
        <w:rPr>
          <w:lang w:val="en-US"/>
        </w:rPr>
        <w:t>eim</w:t>
      </w:r>
      <w:bookmarkStart w:id="524" w:name="OLE_LINK8"/>
      <w:bookmarkStart w:id="525" w:name="OLE_LINK9"/>
      <w:r w:rsidR="00454BDB" w:rsidRPr="00451329">
        <w:rPr>
          <w:rFonts w:eastAsia="Calibri"/>
          <w:lang w:val="en-US"/>
        </w:rPr>
        <w:t>ə</w:t>
      </w:r>
      <w:bookmarkEnd w:id="524"/>
      <w:bookmarkEnd w:id="525"/>
      <w:r w:rsidRPr="00451329">
        <w:rPr>
          <w:rFonts w:eastAsia="Calibri"/>
          <w:lang w:val="en-US"/>
        </w:rPr>
        <w:t>.</w:t>
      </w:r>
    </w:p>
    <w:p w14:paraId="29294D65" w14:textId="77777777" w:rsidR="00454BDB" w:rsidRPr="00451329" w:rsidRDefault="00454BDB" w:rsidP="00E558A6">
      <w:pPr>
        <w:spacing w:line="276" w:lineRule="auto"/>
        <w:ind w:firstLine="643"/>
        <w:rPr>
          <w:rFonts w:eastAsia="Calibri"/>
          <w:lang w:val="en-US"/>
        </w:rPr>
      </w:pPr>
      <w:r w:rsidRPr="00451329">
        <w:rPr>
          <w:rFonts w:eastAsia="Calibri"/>
          <w:lang w:val="en-US"/>
        </w:rPr>
        <w:t>stay</w:t>
      </w:r>
      <w:r w:rsidRPr="00451329">
        <w:rPr>
          <w:smallCaps/>
          <w:lang w:val="en-US"/>
        </w:rPr>
        <w:t>(aux)</w:t>
      </w:r>
      <w:r w:rsidRPr="00451329">
        <w:rPr>
          <w:rFonts w:eastAsia="Calibri"/>
          <w:lang w:val="en-US"/>
        </w:rPr>
        <w:t xml:space="preserve"> </w:t>
      </w:r>
      <w:r w:rsidRPr="00451329">
        <w:rPr>
          <w:rFonts w:eastAsia="Calibri"/>
          <w:lang w:val="en-US"/>
        </w:rPr>
        <w:tab/>
        <w:t>(</w:t>
      </w:r>
      <w:r w:rsidRPr="00451329">
        <w:rPr>
          <w:smallCaps/>
          <w:lang w:val="en-US"/>
        </w:rPr>
        <w:t>1pl.</w:t>
      </w:r>
      <w:r w:rsidRPr="00451329">
        <w:rPr>
          <w:rFonts w:eastAsia="Calibri"/>
          <w:lang w:val="en-US"/>
        </w:rPr>
        <w:t>)do(.</w:t>
      </w:r>
      <w:r w:rsidRPr="00451329">
        <w:rPr>
          <w:smallCaps/>
          <w:lang w:val="en-US"/>
        </w:rPr>
        <w:t>1pl</w:t>
      </w:r>
      <w:r w:rsidRPr="00451329">
        <w:rPr>
          <w:rFonts w:eastAsia="Calibri"/>
          <w:lang w:val="en-US"/>
        </w:rPr>
        <w:t>)</w:t>
      </w:r>
      <w:r w:rsidRPr="00451329">
        <w:rPr>
          <w:rFonts w:eastAsia="Calibri"/>
          <w:lang w:val="en-US"/>
        </w:rPr>
        <w:tab/>
      </w:r>
      <w:r w:rsidRPr="00451329">
        <w:rPr>
          <w:rFonts w:eastAsia="Calibri"/>
          <w:lang w:val="en-US"/>
        </w:rPr>
        <w:tab/>
      </w:r>
      <w:r w:rsidRPr="00451329">
        <w:rPr>
          <w:rFonts w:eastAsia="Calibri"/>
          <w:lang w:val="en-US"/>
        </w:rPr>
        <w:tab/>
      </w:r>
      <w:r w:rsidRPr="00451329">
        <w:rPr>
          <w:rFonts w:eastAsia="Calibri"/>
          <w:lang w:val="en-US"/>
        </w:rPr>
        <w:tab/>
      </w:r>
    </w:p>
    <w:p w14:paraId="308AE546" w14:textId="77777777" w:rsidR="00454BDB" w:rsidRPr="00451329" w:rsidRDefault="00454BDB" w:rsidP="00E558A6">
      <w:pPr>
        <w:spacing w:line="276" w:lineRule="auto"/>
        <w:ind w:firstLine="643"/>
        <w:rPr>
          <w:lang w:val="en-US"/>
        </w:rPr>
      </w:pPr>
      <w:r w:rsidRPr="00451329">
        <w:rPr>
          <w:rFonts w:eastAsia="Calibri"/>
          <w:lang w:val="en-US"/>
        </w:rPr>
        <w:t>‘We are doing.’</w:t>
      </w:r>
    </w:p>
    <w:p w14:paraId="5B8A7024" w14:textId="77777777" w:rsidR="00454BDB" w:rsidRPr="00451329" w:rsidRDefault="00454BDB" w:rsidP="00E558A6">
      <w:pPr>
        <w:spacing w:line="276" w:lineRule="auto"/>
        <w:rPr>
          <w:lang w:val="en-US"/>
        </w:rPr>
      </w:pPr>
    </w:p>
    <w:p w14:paraId="68FCFA61" w14:textId="77777777" w:rsidR="00FD29F3" w:rsidRPr="00451329" w:rsidRDefault="00454BDB" w:rsidP="00E558A6">
      <w:pPr>
        <w:spacing w:line="276" w:lineRule="auto"/>
        <w:rPr>
          <w:rFonts w:eastAsia="Calibri"/>
          <w:lang w:val="en-US"/>
        </w:rPr>
      </w:pPr>
      <w:r w:rsidRPr="00451329">
        <w:rPr>
          <w:rFonts w:eastAsia="Calibri"/>
          <w:lang w:val="en-US"/>
        </w:rPr>
        <w:t>(37)</w:t>
      </w:r>
      <w:r w:rsidRPr="00451329">
        <w:rPr>
          <w:rFonts w:eastAsia="Calibri"/>
          <w:lang w:val="en-US"/>
        </w:rPr>
        <w:tab/>
      </w:r>
      <w:r w:rsidR="00FD29F3" w:rsidRPr="00451329">
        <w:rPr>
          <w:rFonts w:eastAsia="Calibri"/>
          <w:lang w:val="en-US"/>
        </w:rPr>
        <w:t>Putignano, Apulia</w:t>
      </w:r>
    </w:p>
    <w:p w14:paraId="4C1E4B41" w14:textId="77777777" w:rsidR="00454BDB" w:rsidRPr="00451329" w:rsidRDefault="00454BDB" w:rsidP="00E558A6">
      <w:pPr>
        <w:spacing w:line="276" w:lineRule="auto"/>
        <w:ind w:firstLine="643"/>
        <w:rPr>
          <w:lang w:val="en-US"/>
        </w:rPr>
      </w:pPr>
      <w:r w:rsidRPr="00451329">
        <w:rPr>
          <w:rFonts w:eastAsia="Calibri"/>
          <w:lang w:val="en-US"/>
        </w:rPr>
        <w:t>a.</w:t>
      </w:r>
      <w:r w:rsidRPr="00451329">
        <w:rPr>
          <w:rFonts w:eastAsia="Calibri"/>
          <w:lang w:val="en-US"/>
        </w:rPr>
        <w:tab/>
      </w:r>
      <w:r w:rsidR="00FD29F3" w:rsidRPr="00451329">
        <w:rPr>
          <w:rFonts w:eastAsia="Calibri"/>
          <w:lang w:val="en-US"/>
        </w:rPr>
        <w:t>S</w:t>
      </w:r>
      <w:r w:rsidRPr="00451329">
        <w:rPr>
          <w:rFonts w:eastAsia="Calibri"/>
          <w:lang w:val="en-US"/>
        </w:rPr>
        <w:t>tam</w:t>
      </w:r>
      <w:r w:rsidRPr="00451329">
        <w:rPr>
          <w:rFonts w:eastAsia="Calibri"/>
          <w:lang w:val="en-US"/>
        </w:rPr>
        <w:tab/>
      </w:r>
      <w:r w:rsidRPr="00451329">
        <w:rPr>
          <w:rFonts w:eastAsia="Calibri"/>
          <w:lang w:val="en-US"/>
        </w:rPr>
        <w:tab/>
      </w:r>
      <w:r w:rsidRPr="00451329">
        <w:rPr>
          <w:lang w:val="en-US"/>
        </w:rPr>
        <w:t>a</w:t>
      </w:r>
      <w:r w:rsidRPr="00451329">
        <w:rPr>
          <w:rFonts w:eastAsia="Calibri"/>
          <w:lang w:val="en-US"/>
        </w:rPr>
        <w:t>ə</w:t>
      </w:r>
      <w:r w:rsidRPr="00451329">
        <w:rPr>
          <w:rFonts w:eastAsia="Calibri"/>
          <w:lang w:val="en-US"/>
        </w:rPr>
        <w:tab/>
      </w:r>
      <w:r w:rsidRPr="00451329">
        <w:rPr>
          <w:lang w:val="en-US"/>
        </w:rPr>
        <w:t>la</w:t>
      </w:r>
      <w:r w:rsidRPr="00451329">
        <w:rPr>
          <w:lang w:val="en-US"/>
        </w:rPr>
        <w:tab/>
        <w:t>‘m</w:t>
      </w:r>
      <w:r w:rsidRPr="00451329">
        <w:rPr>
          <w:rFonts w:eastAsia="Calibri"/>
          <w:lang w:val="en-US"/>
        </w:rPr>
        <w:t>ɛ</w:t>
      </w:r>
      <w:r w:rsidRPr="00451329">
        <w:rPr>
          <w:lang w:val="en-US"/>
        </w:rPr>
        <w:t>k</w:t>
      </w:r>
      <w:r w:rsidRPr="00451329">
        <w:rPr>
          <w:rFonts w:eastAsia="Calibri"/>
          <w:lang w:val="en-US"/>
        </w:rPr>
        <w:t>ən</w:t>
      </w:r>
      <w:bookmarkStart w:id="526" w:name="OLE_LINK14"/>
      <w:bookmarkStart w:id="527" w:name="OLE_LINK15"/>
      <w:r w:rsidRPr="00451329">
        <w:rPr>
          <w:rFonts w:eastAsia="Calibri"/>
          <w:lang w:val="en-US"/>
        </w:rPr>
        <w:t>ə</w:t>
      </w:r>
      <w:bookmarkEnd w:id="526"/>
      <w:bookmarkEnd w:id="527"/>
      <w:r w:rsidR="00FD29F3" w:rsidRPr="00451329">
        <w:rPr>
          <w:rFonts w:eastAsia="Calibri"/>
          <w:lang w:val="en-US"/>
        </w:rPr>
        <w:t>.</w:t>
      </w:r>
    </w:p>
    <w:p w14:paraId="4139EBA8" w14:textId="77777777" w:rsidR="00454BDB" w:rsidRPr="00451329" w:rsidRDefault="00454BDB" w:rsidP="00E558A6">
      <w:pPr>
        <w:spacing w:line="276" w:lineRule="auto"/>
        <w:ind w:left="643" w:firstLine="643"/>
        <w:rPr>
          <w:lang w:val="en-US"/>
        </w:rPr>
      </w:pPr>
      <w:r w:rsidRPr="00451329">
        <w:rPr>
          <w:lang w:val="en-US"/>
        </w:rPr>
        <w:t>stay.</w:t>
      </w:r>
      <w:r w:rsidRPr="00451329">
        <w:rPr>
          <w:smallCaps/>
          <w:lang w:val="en-US"/>
        </w:rPr>
        <w:t>1pl</w:t>
      </w:r>
      <w:r w:rsidRPr="00451329">
        <w:rPr>
          <w:lang w:val="en-US"/>
        </w:rPr>
        <w:t xml:space="preserve"> </w:t>
      </w:r>
      <w:r w:rsidRPr="00451329">
        <w:rPr>
          <w:lang w:val="en-US"/>
        </w:rPr>
        <w:tab/>
        <w:t>with</w:t>
      </w:r>
      <w:r w:rsidRPr="00451329">
        <w:rPr>
          <w:lang w:val="en-US"/>
        </w:rPr>
        <w:tab/>
        <w:t>the</w:t>
      </w:r>
      <w:r w:rsidRPr="00451329">
        <w:rPr>
          <w:lang w:val="en-US"/>
        </w:rPr>
        <w:tab/>
        <w:t>car</w:t>
      </w:r>
    </w:p>
    <w:p w14:paraId="66126D36" w14:textId="77777777" w:rsidR="00454BDB" w:rsidRPr="00451329" w:rsidRDefault="00454BDB" w:rsidP="00E558A6">
      <w:pPr>
        <w:spacing w:line="276" w:lineRule="auto"/>
        <w:ind w:left="643" w:firstLine="643"/>
        <w:rPr>
          <w:lang w:val="en-US"/>
        </w:rPr>
      </w:pPr>
      <w:r w:rsidRPr="00451329">
        <w:rPr>
          <w:lang w:val="en-US"/>
        </w:rPr>
        <w:t>‘We are by car.’</w:t>
      </w:r>
    </w:p>
    <w:p w14:paraId="6BF4A102" w14:textId="77777777" w:rsidR="00454BDB" w:rsidRPr="00451329" w:rsidRDefault="00454BDB" w:rsidP="00E558A6">
      <w:pPr>
        <w:spacing w:line="276" w:lineRule="auto"/>
        <w:ind w:firstLine="643"/>
        <w:rPr>
          <w:lang w:val="en-US"/>
        </w:rPr>
      </w:pPr>
      <w:r w:rsidRPr="00451329">
        <w:rPr>
          <w:rFonts w:eastAsia="Calibri"/>
          <w:lang w:val="en-US"/>
        </w:rPr>
        <w:t>b.</w:t>
      </w:r>
      <w:r w:rsidRPr="00451329">
        <w:rPr>
          <w:rFonts w:eastAsia="Calibri"/>
          <w:lang w:val="en-US"/>
        </w:rPr>
        <w:tab/>
      </w:r>
      <w:r w:rsidR="00FD29F3" w:rsidRPr="00451329">
        <w:rPr>
          <w:rFonts w:eastAsia="Calibri"/>
          <w:lang w:val="en-US"/>
        </w:rPr>
        <w:t>S</w:t>
      </w:r>
      <w:r w:rsidRPr="00451329">
        <w:rPr>
          <w:rFonts w:eastAsia="Calibri"/>
          <w:lang w:val="en-US"/>
        </w:rPr>
        <w:t xml:space="preserve">tam </w:t>
      </w:r>
      <w:r w:rsidRPr="00451329">
        <w:rPr>
          <w:rFonts w:eastAsia="Calibri"/>
          <w:lang w:val="en-US"/>
        </w:rPr>
        <w:tab/>
      </w:r>
      <w:r w:rsidRPr="00451329">
        <w:rPr>
          <w:rFonts w:eastAsia="Calibri"/>
          <w:lang w:val="en-US"/>
        </w:rPr>
        <w:tab/>
        <w:t xml:space="preserve">a </w:t>
      </w:r>
      <w:r w:rsidRPr="00451329">
        <w:rPr>
          <w:rFonts w:eastAsia="Calibri"/>
          <w:lang w:val="en-US"/>
        </w:rPr>
        <w:tab/>
        <w:t>kɛsə</w:t>
      </w:r>
      <w:r w:rsidR="00FD29F3" w:rsidRPr="00451329">
        <w:rPr>
          <w:rFonts w:eastAsia="Calibri"/>
          <w:lang w:val="en-US"/>
        </w:rPr>
        <w:t>.</w:t>
      </w:r>
    </w:p>
    <w:p w14:paraId="22D1B540" w14:textId="77777777" w:rsidR="00454BDB" w:rsidRPr="00451329" w:rsidRDefault="00454BDB" w:rsidP="00E558A6">
      <w:pPr>
        <w:spacing w:line="276" w:lineRule="auto"/>
        <w:ind w:left="643" w:firstLine="643"/>
        <w:rPr>
          <w:lang w:val="en-US"/>
        </w:rPr>
      </w:pPr>
      <w:r w:rsidRPr="00451329">
        <w:rPr>
          <w:lang w:val="en-US"/>
        </w:rPr>
        <w:t>stay.</w:t>
      </w:r>
      <w:r w:rsidRPr="00451329">
        <w:rPr>
          <w:smallCaps/>
          <w:lang w:val="en-US"/>
        </w:rPr>
        <w:t>1pl</w:t>
      </w:r>
      <w:r w:rsidRPr="00451329">
        <w:rPr>
          <w:lang w:val="en-US"/>
        </w:rPr>
        <w:t xml:space="preserve"> </w:t>
      </w:r>
      <w:r w:rsidRPr="00451329">
        <w:rPr>
          <w:lang w:val="en-US"/>
        </w:rPr>
        <w:tab/>
        <w:t>at</w:t>
      </w:r>
      <w:r w:rsidRPr="00451329">
        <w:rPr>
          <w:lang w:val="en-US"/>
        </w:rPr>
        <w:tab/>
        <w:t xml:space="preserve">home </w:t>
      </w:r>
    </w:p>
    <w:p w14:paraId="622324E6" w14:textId="77777777" w:rsidR="00454BDB" w:rsidRPr="00451329" w:rsidRDefault="00454BDB" w:rsidP="00E558A6">
      <w:pPr>
        <w:spacing w:line="276" w:lineRule="auto"/>
        <w:ind w:left="643" w:firstLine="643"/>
        <w:rPr>
          <w:lang w:val="en-US"/>
        </w:rPr>
      </w:pPr>
      <w:r w:rsidRPr="00451329">
        <w:rPr>
          <w:lang w:val="en-US"/>
        </w:rPr>
        <w:t>‘We are at home.’</w:t>
      </w:r>
    </w:p>
    <w:p w14:paraId="794B84C9" w14:textId="77777777" w:rsidR="00454BDB" w:rsidRPr="00451329" w:rsidRDefault="00454BDB" w:rsidP="00E558A6">
      <w:pPr>
        <w:spacing w:line="276" w:lineRule="auto"/>
        <w:rPr>
          <w:lang w:val="en-US"/>
        </w:rPr>
      </w:pPr>
    </w:p>
    <w:p w14:paraId="61320F2D" w14:textId="34672295" w:rsidR="00454BDB" w:rsidRPr="00451329" w:rsidRDefault="00454BDB" w:rsidP="00E558A6">
      <w:pPr>
        <w:spacing w:line="276" w:lineRule="auto"/>
        <w:rPr>
          <w:lang w:val="en-US"/>
        </w:rPr>
      </w:pPr>
      <w:r w:rsidRPr="00451329">
        <w:rPr>
          <w:lang w:val="en-US"/>
        </w:rPr>
        <w:t xml:space="preserve">These biclausal progressive constructions, as Manzini &amp; Savoia (2005) suggest, involve event identification between the two inflected verbs, contrary to the asyndetic constructions of the imperative in Neapolitan (Ledgeway 1997), where each verb represents an assertion (see the examples in 6-7). </w:t>
      </w:r>
      <w:r w:rsidRPr="0018090E">
        <w:rPr>
          <w:lang w:val="en-US"/>
          <w:rPrChange w:id="528" w:author="Matthew Reeve" w:date="2018-06-22T11:08:00Z">
            <w:rPr>
              <w:i/>
              <w:lang w:val="en-US"/>
            </w:rPr>
          </w:rPrChange>
        </w:rPr>
        <w:t>Event Identification</w:t>
      </w:r>
      <w:r w:rsidRPr="00451329">
        <w:rPr>
          <w:lang w:val="en-US"/>
        </w:rPr>
        <w:t xml:space="preserve"> is defined by Kratzer (1996) as a recursive operation involving the external argument and the aspectual reading that is applied to the event denoted by the embedded lexical VP.</w:t>
      </w:r>
      <w:r w:rsidRPr="00451329">
        <w:rPr>
          <w:rStyle w:val="a4"/>
          <w:lang w:val="en-US"/>
        </w:rPr>
        <w:footnoteReference w:id="13"/>
      </w:r>
      <w:r w:rsidRPr="00451329">
        <w:rPr>
          <w:lang w:val="en-US"/>
        </w:rPr>
        <w:t xml:space="preserve"> It relates the external argument, introduced by a </w:t>
      </w:r>
      <w:r w:rsidRPr="00451329">
        <w:rPr>
          <w:i/>
          <w:lang w:val="en-US"/>
        </w:rPr>
        <w:lastRenderedPageBreak/>
        <w:t>v</w:t>
      </w:r>
      <w:r w:rsidRPr="00451329">
        <w:rPr>
          <w:lang w:val="en-US"/>
        </w:rPr>
        <w:t xml:space="preserve"> head or by aspectual heads, to the predicate via an identification of the event variable of the embedded predication.</w:t>
      </w:r>
      <w:ins w:id="529" w:author="Utente di Microsoft Office" w:date="2018-06-19T11:36:00Z">
        <w:r w:rsidR="005C397D">
          <w:rPr>
            <w:lang w:val="en-US"/>
          </w:rPr>
          <w:t xml:space="preserve"> The overt effect of </w:t>
        </w:r>
        <w:del w:id="530" w:author="Matthew Reeve" w:date="2018-06-22T11:08:00Z">
          <w:r w:rsidR="005C397D" w:rsidDel="0018090E">
            <w:rPr>
              <w:lang w:val="en-US"/>
            </w:rPr>
            <w:delText xml:space="preserve">the </w:delText>
          </w:r>
        </w:del>
        <w:r w:rsidR="005C397D" w:rsidRPr="0018090E">
          <w:rPr>
            <w:lang w:val="en-US"/>
          </w:rPr>
          <w:t>Event Identification</w:t>
        </w:r>
        <w:r w:rsidR="005C397D">
          <w:rPr>
            <w:lang w:val="en-US"/>
          </w:rPr>
          <w:t xml:space="preserve"> </w:t>
        </w:r>
      </w:ins>
      <w:ins w:id="531" w:author="Utente di Microsoft Office" w:date="2018-06-19T18:11:00Z">
        <w:r w:rsidR="00B424FC">
          <w:rPr>
            <w:lang w:val="en-US"/>
          </w:rPr>
          <w:t>is</w:t>
        </w:r>
      </w:ins>
      <w:ins w:id="532" w:author="Utente di Microsoft Office" w:date="2018-06-19T11:37:00Z">
        <w:r w:rsidR="005C397D">
          <w:rPr>
            <w:lang w:val="en-US"/>
          </w:rPr>
          <w:t xml:space="preserve"> </w:t>
        </w:r>
      </w:ins>
      <w:del w:id="533" w:author="Utente di Microsoft Office" w:date="2018-06-19T11:37:00Z">
        <w:r w:rsidRPr="00451329" w:rsidDel="005C397D">
          <w:rPr>
            <w:lang w:val="en-US"/>
          </w:rPr>
          <w:delText xml:space="preserve"> </w:delText>
        </w:r>
      </w:del>
      <w:ins w:id="534" w:author="Utente di Microsoft Office" w:date="2018-06-19T11:36:00Z">
        <w:r w:rsidR="005C397D">
          <w:rPr>
            <w:lang w:val="en-US"/>
          </w:rPr>
          <w:t xml:space="preserve">the </w:t>
        </w:r>
      </w:ins>
      <w:ins w:id="535" w:author="Utente di Microsoft Office" w:date="2018-06-19T11:37:00Z">
        <w:r w:rsidR="00B424FC">
          <w:rPr>
            <w:lang w:val="en-US"/>
          </w:rPr>
          <w:t xml:space="preserve">agreement </w:t>
        </w:r>
      </w:ins>
      <w:ins w:id="536" w:author="Utente di Microsoft Office" w:date="2018-06-19T18:11:00Z">
        <w:r w:rsidR="00B424FC">
          <w:rPr>
            <w:lang w:val="en-US"/>
          </w:rPr>
          <w:t>morphology</w:t>
        </w:r>
      </w:ins>
      <w:ins w:id="537" w:author="Utente di Microsoft Office" w:date="2018-06-19T11:37:00Z">
        <w:r w:rsidR="005C397D">
          <w:rPr>
            <w:lang w:val="en-US"/>
          </w:rPr>
          <w:t xml:space="preserve"> </w:t>
        </w:r>
      </w:ins>
      <w:ins w:id="538" w:author="Utente di Microsoft Office" w:date="2018-06-19T11:38:00Z">
        <w:r w:rsidR="00FF3BBF">
          <w:rPr>
            <w:lang w:val="en-US"/>
          </w:rPr>
          <w:t xml:space="preserve">on both </w:t>
        </w:r>
      </w:ins>
      <w:ins w:id="539" w:author="Utente di Microsoft Office" w:date="2018-06-19T11:37:00Z">
        <w:r w:rsidR="005C397D">
          <w:rPr>
            <w:lang w:val="en-US"/>
          </w:rPr>
          <w:t xml:space="preserve">the auxiliary and the embedded verb. </w:t>
        </w:r>
      </w:ins>
      <w:r w:rsidRPr="00451329">
        <w:rPr>
          <w:lang w:val="en-US"/>
        </w:rPr>
        <w:t xml:space="preserve">Roughly, </w:t>
      </w:r>
      <w:r w:rsidRPr="0018090E">
        <w:rPr>
          <w:lang w:val="en-US"/>
          <w:rPrChange w:id="540" w:author="Matthew Reeve" w:date="2018-06-22T11:08:00Z">
            <w:rPr>
              <w:i/>
              <w:lang w:val="en-US"/>
            </w:rPr>
          </w:rPrChange>
        </w:rPr>
        <w:t>Event Identification</w:t>
      </w:r>
      <w:r w:rsidRPr="00451329">
        <w:rPr>
          <w:lang w:val="en-US"/>
        </w:rPr>
        <w:t xml:space="preserve"> allows us to add further aspectual information to the event described by the verb. Only if the two predicates have compatible aktionsarten may event identification take place. With respect to the constructions discussed here, the progressive auxiliary allows for event identification, following Vendler’s (1967) classification, with activities and accomplishments, but not with achievements or states.</w:t>
      </w:r>
    </w:p>
    <w:p w14:paraId="587D0A70" w14:textId="77777777" w:rsidR="00454BDB" w:rsidRPr="00451329" w:rsidRDefault="00454BDB" w:rsidP="00E558A6">
      <w:pPr>
        <w:spacing w:line="276" w:lineRule="auto"/>
        <w:rPr>
          <w:lang w:val="en-US"/>
        </w:rPr>
      </w:pPr>
    </w:p>
    <w:p w14:paraId="50064367" w14:textId="77777777" w:rsidR="00820073" w:rsidRPr="00451329" w:rsidRDefault="00454BDB" w:rsidP="00E558A6">
      <w:pPr>
        <w:spacing w:line="276" w:lineRule="auto"/>
        <w:rPr>
          <w:lang w:val="en-US"/>
        </w:rPr>
      </w:pPr>
      <w:r w:rsidRPr="00451329">
        <w:rPr>
          <w:lang w:val="en-US"/>
        </w:rPr>
        <w:t>(38)</w:t>
      </w:r>
      <w:r w:rsidRPr="00451329">
        <w:rPr>
          <w:lang w:val="en-US"/>
        </w:rPr>
        <w:tab/>
        <w:t>a.</w:t>
      </w:r>
      <w:r w:rsidRPr="00451329">
        <w:rPr>
          <w:lang w:val="en-US"/>
        </w:rPr>
        <w:tab/>
      </w:r>
      <w:r w:rsidR="00820073" w:rsidRPr="00451329">
        <w:rPr>
          <w:rFonts w:eastAsia="Calibri"/>
          <w:lang w:val="en-US"/>
        </w:rPr>
        <w:t>Activity</w:t>
      </w:r>
      <w:r w:rsidR="00820073" w:rsidRPr="00451329">
        <w:rPr>
          <w:lang w:val="en-US"/>
        </w:rPr>
        <w:t xml:space="preserve"> </w:t>
      </w:r>
    </w:p>
    <w:p w14:paraId="1B54A2A8" w14:textId="77777777" w:rsidR="00454BDB" w:rsidRPr="00451329" w:rsidRDefault="00820073" w:rsidP="00E558A6">
      <w:pPr>
        <w:spacing w:line="276" w:lineRule="auto"/>
        <w:ind w:left="643" w:firstLine="643"/>
        <w:rPr>
          <w:lang w:val="en-US"/>
        </w:rPr>
      </w:pPr>
      <w:r w:rsidRPr="00451329">
        <w:rPr>
          <w:lang w:val="en-US"/>
        </w:rPr>
        <w:t>S</w:t>
      </w:r>
      <w:r w:rsidR="00454BDB" w:rsidRPr="00451329">
        <w:rPr>
          <w:lang w:val="en-US"/>
        </w:rPr>
        <w:t xml:space="preserve">tec </w:t>
      </w:r>
      <w:r w:rsidR="00454BDB" w:rsidRPr="00451329">
        <w:rPr>
          <w:lang w:val="en-US"/>
        </w:rPr>
        <w:tab/>
      </w:r>
      <w:r w:rsidR="00454BDB" w:rsidRPr="00451329">
        <w:rPr>
          <w:lang w:val="en-US"/>
        </w:rPr>
        <w:tab/>
        <w:t>a</w:t>
      </w:r>
      <w:r w:rsidR="00454BDB" w:rsidRPr="00451329">
        <w:rPr>
          <w:lang w:val="en-US"/>
        </w:rPr>
        <w:tab/>
        <w:t>man</w:t>
      </w:r>
      <w:r w:rsidR="00454BDB" w:rsidRPr="00451329">
        <w:rPr>
          <w:rFonts w:eastAsia="Calibri"/>
          <w:lang w:val="en-US"/>
        </w:rPr>
        <w:t>ʤə</w:t>
      </w:r>
      <w:r w:rsidRPr="00451329">
        <w:rPr>
          <w:rFonts w:eastAsia="Calibri"/>
          <w:lang w:val="en-US"/>
        </w:rPr>
        <w:t>.</w:t>
      </w:r>
    </w:p>
    <w:p w14:paraId="18F0D183" w14:textId="77777777" w:rsidR="00454BDB" w:rsidRPr="00451329" w:rsidRDefault="00454BDB" w:rsidP="00E558A6">
      <w:pPr>
        <w:spacing w:line="276" w:lineRule="auto"/>
        <w:ind w:left="643" w:firstLine="643"/>
        <w:rPr>
          <w:lang w:val="en-US"/>
        </w:rPr>
      </w:pPr>
      <w:r w:rsidRPr="00451329">
        <w:rPr>
          <w:lang w:val="en-US"/>
        </w:rPr>
        <w:t>stay.</w:t>
      </w:r>
      <w:r w:rsidRPr="00451329">
        <w:rPr>
          <w:smallCaps/>
          <w:lang w:val="en-US"/>
        </w:rPr>
        <w:t>1sg</w:t>
      </w:r>
      <w:r w:rsidRPr="00451329">
        <w:rPr>
          <w:smallCaps/>
          <w:lang w:val="en-US"/>
        </w:rPr>
        <w:tab/>
      </w:r>
      <w:r w:rsidRPr="00451329">
        <w:rPr>
          <w:lang w:val="en-US"/>
        </w:rPr>
        <w:t xml:space="preserve">to </w:t>
      </w:r>
      <w:r w:rsidRPr="00451329">
        <w:rPr>
          <w:lang w:val="en-US"/>
        </w:rPr>
        <w:tab/>
        <w:t>eat.</w:t>
      </w:r>
      <w:r w:rsidRPr="00451329">
        <w:rPr>
          <w:smallCaps/>
          <w:lang w:val="en-US"/>
        </w:rPr>
        <w:t>1sg</w:t>
      </w:r>
      <w:r w:rsidRPr="00451329">
        <w:rPr>
          <w:smallCaps/>
          <w:lang w:val="en-US"/>
        </w:rPr>
        <w:tab/>
      </w:r>
      <w:r w:rsidRPr="00451329">
        <w:rPr>
          <w:lang w:val="en-US"/>
        </w:rPr>
        <w:tab/>
      </w:r>
    </w:p>
    <w:p w14:paraId="69A25731" w14:textId="77777777" w:rsidR="00454BDB" w:rsidRPr="00451329" w:rsidRDefault="00454BDB" w:rsidP="00E558A6">
      <w:pPr>
        <w:spacing w:line="276" w:lineRule="auto"/>
        <w:ind w:left="643" w:firstLine="643"/>
        <w:rPr>
          <w:lang w:val="en-US"/>
        </w:rPr>
      </w:pPr>
      <w:r w:rsidRPr="00451329">
        <w:rPr>
          <w:lang w:val="en-US"/>
        </w:rPr>
        <w:t>‘I am eating.’</w:t>
      </w:r>
    </w:p>
    <w:p w14:paraId="13F7F361" w14:textId="77777777" w:rsidR="00820073" w:rsidRPr="00451329" w:rsidRDefault="00454BDB" w:rsidP="00E558A6">
      <w:pPr>
        <w:spacing w:line="276" w:lineRule="auto"/>
        <w:ind w:firstLine="643"/>
        <w:rPr>
          <w:lang w:val="en-US"/>
        </w:rPr>
      </w:pPr>
      <w:r w:rsidRPr="00451329">
        <w:rPr>
          <w:lang w:val="en-US"/>
        </w:rPr>
        <w:t>b.</w:t>
      </w:r>
      <w:r w:rsidRPr="00451329">
        <w:rPr>
          <w:lang w:val="en-US"/>
        </w:rPr>
        <w:tab/>
      </w:r>
      <w:r w:rsidR="00820073" w:rsidRPr="00451329">
        <w:rPr>
          <w:rFonts w:eastAsia="Calibri"/>
          <w:lang w:val="en-US"/>
        </w:rPr>
        <w:t>Accomplishment</w:t>
      </w:r>
    </w:p>
    <w:p w14:paraId="2A409E64" w14:textId="77777777" w:rsidR="00454BDB" w:rsidRPr="00451329" w:rsidRDefault="00454BDB" w:rsidP="00E558A6">
      <w:pPr>
        <w:spacing w:line="276" w:lineRule="auto"/>
        <w:ind w:left="1286"/>
        <w:rPr>
          <w:lang w:val="en-US"/>
        </w:rPr>
      </w:pPr>
      <w:r w:rsidRPr="00451329">
        <w:rPr>
          <w:lang w:val="en-US"/>
        </w:rPr>
        <w:t xml:space="preserve">Stek </w:t>
      </w:r>
      <w:r w:rsidRPr="00451329">
        <w:rPr>
          <w:lang w:val="en-US"/>
        </w:rPr>
        <w:tab/>
      </w:r>
      <w:r w:rsidRPr="00451329">
        <w:rPr>
          <w:lang w:val="en-US"/>
        </w:rPr>
        <w:tab/>
        <w:t>a</w:t>
      </w:r>
      <w:r w:rsidRPr="00451329">
        <w:rPr>
          <w:lang w:val="en-US"/>
        </w:rPr>
        <w:tab/>
        <w:t>fats</w:t>
      </w:r>
      <w:r w:rsidRPr="00451329">
        <w:rPr>
          <w:rFonts w:eastAsia="Calibri"/>
          <w:lang w:val="en-US"/>
        </w:rPr>
        <w:t>ə</w:t>
      </w:r>
      <w:r w:rsidRPr="00451329">
        <w:rPr>
          <w:lang w:val="en-US"/>
        </w:rPr>
        <w:tab/>
      </w:r>
      <w:r w:rsidRPr="00451329">
        <w:rPr>
          <w:lang w:val="en-US"/>
        </w:rPr>
        <w:tab/>
        <w:t>la</w:t>
      </w:r>
      <w:r w:rsidRPr="00451329">
        <w:rPr>
          <w:lang w:val="en-US"/>
        </w:rPr>
        <w:tab/>
        <w:t>k</w:t>
      </w:r>
      <w:r w:rsidRPr="00451329">
        <w:rPr>
          <w:rFonts w:eastAsia="Calibri"/>
          <w:lang w:val="en-US"/>
        </w:rPr>
        <w:t>ɜ</w:t>
      </w:r>
      <w:r w:rsidRPr="00451329">
        <w:rPr>
          <w:lang w:val="en-US"/>
        </w:rPr>
        <w:t>s</w:t>
      </w:r>
      <w:r w:rsidRPr="00451329">
        <w:rPr>
          <w:rFonts w:eastAsia="Calibri"/>
          <w:lang w:val="en-US"/>
        </w:rPr>
        <w:t>ə</w:t>
      </w:r>
      <w:r w:rsidR="00820073" w:rsidRPr="00451329">
        <w:rPr>
          <w:rFonts w:eastAsia="Calibri"/>
          <w:lang w:val="en-US"/>
        </w:rPr>
        <w:t>.</w:t>
      </w:r>
    </w:p>
    <w:p w14:paraId="0C09271E" w14:textId="77777777" w:rsidR="00454BDB" w:rsidRPr="00451329" w:rsidRDefault="00454BDB" w:rsidP="00E558A6">
      <w:pPr>
        <w:spacing w:line="276" w:lineRule="auto"/>
        <w:ind w:left="643" w:firstLine="643"/>
        <w:rPr>
          <w:lang w:val="en-US"/>
        </w:rPr>
      </w:pPr>
      <w:r w:rsidRPr="00451329">
        <w:rPr>
          <w:lang w:val="en-US"/>
        </w:rPr>
        <w:t>stay.</w:t>
      </w:r>
      <w:r w:rsidRPr="00451329">
        <w:rPr>
          <w:smallCaps/>
          <w:lang w:val="en-US"/>
        </w:rPr>
        <w:t>1sg</w:t>
      </w:r>
      <w:r w:rsidRPr="00451329">
        <w:rPr>
          <w:smallCaps/>
          <w:lang w:val="en-US"/>
        </w:rPr>
        <w:tab/>
      </w:r>
      <w:r w:rsidRPr="00451329">
        <w:rPr>
          <w:lang w:val="en-US"/>
        </w:rPr>
        <w:t xml:space="preserve">to </w:t>
      </w:r>
      <w:r w:rsidRPr="00451329">
        <w:rPr>
          <w:lang w:val="en-US"/>
        </w:rPr>
        <w:tab/>
        <w:t>build.</w:t>
      </w:r>
      <w:r w:rsidRPr="00451329">
        <w:rPr>
          <w:smallCaps/>
          <w:lang w:val="en-US"/>
        </w:rPr>
        <w:t>1sg</w:t>
      </w:r>
      <w:r w:rsidRPr="00451329">
        <w:rPr>
          <w:smallCaps/>
          <w:lang w:val="en-US"/>
        </w:rPr>
        <w:tab/>
      </w:r>
      <w:r w:rsidRPr="00451329">
        <w:rPr>
          <w:lang w:val="en-US"/>
        </w:rPr>
        <w:t xml:space="preserve">the </w:t>
      </w:r>
      <w:r w:rsidRPr="00451329">
        <w:rPr>
          <w:lang w:val="en-US"/>
        </w:rPr>
        <w:tab/>
        <w:t>house</w:t>
      </w:r>
    </w:p>
    <w:p w14:paraId="562E53A2" w14:textId="77777777" w:rsidR="00454BDB" w:rsidRPr="00451329" w:rsidRDefault="00454BDB" w:rsidP="00E558A6">
      <w:pPr>
        <w:spacing w:line="276" w:lineRule="auto"/>
        <w:ind w:left="643" w:firstLine="643"/>
        <w:rPr>
          <w:lang w:val="en-US"/>
        </w:rPr>
      </w:pPr>
      <w:r w:rsidRPr="00451329">
        <w:rPr>
          <w:rFonts w:eastAsia="Calibri"/>
          <w:lang w:val="en-US"/>
        </w:rPr>
        <w:t xml:space="preserve">‘I am </w:t>
      </w:r>
      <w:r w:rsidRPr="00451329">
        <w:rPr>
          <w:lang w:val="en-US"/>
        </w:rPr>
        <w:tab/>
        <w:t>building the house.’</w:t>
      </w:r>
    </w:p>
    <w:p w14:paraId="4A4B4E5C" w14:textId="77777777" w:rsidR="00820073" w:rsidRPr="00451329" w:rsidRDefault="00454BDB" w:rsidP="00E558A6">
      <w:pPr>
        <w:spacing w:line="276" w:lineRule="auto"/>
        <w:ind w:firstLine="643"/>
        <w:rPr>
          <w:lang w:val="en-US"/>
        </w:rPr>
      </w:pPr>
      <w:r w:rsidRPr="00451329">
        <w:rPr>
          <w:lang w:val="en-US"/>
        </w:rPr>
        <w:t>c.</w:t>
      </w:r>
      <w:r w:rsidRPr="00451329">
        <w:rPr>
          <w:lang w:val="en-US"/>
        </w:rPr>
        <w:tab/>
      </w:r>
      <w:r w:rsidR="00820073" w:rsidRPr="00451329">
        <w:rPr>
          <w:lang w:val="en-US"/>
        </w:rPr>
        <w:t>State</w:t>
      </w:r>
    </w:p>
    <w:p w14:paraId="4609F776" w14:textId="77777777" w:rsidR="00454BDB" w:rsidRPr="00451329" w:rsidRDefault="00454BDB" w:rsidP="00E558A6">
      <w:pPr>
        <w:spacing w:line="276" w:lineRule="auto"/>
        <w:ind w:left="643" w:firstLine="643"/>
        <w:rPr>
          <w:lang w:val="en-US"/>
        </w:rPr>
      </w:pPr>
      <w:r w:rsidRPr="00451329">
        <w:rPr>
          <w:lang w:val="en-US"/>
        </w:rPr>
        <w:t>#Stek</w:t>
      </w:r>
      <w:r w:rsidRPr="00451329">
        <w:rPr>
          <w:lang w:val="en-US"/>
        </w:rPr>
        <w:tab/>
      </w:r>
      <w:r w:rsidRPr="00451329">
        <w:rPr>
          <w:lang w:val="en-US"/>
        </w:rPr>
        <w:tab/>
        <w:t>a</w:t>
      </w:r>
      <w:r w:rsidRPr="00451329">
        <w:rPr>
          <w:lang w:val="en-US"/>
        </w:rPr>
        <w:tab/>
        <w:t>sat</w:t>
      </w:r>
      <w:r w:rsidRPr="00451329">
        <w:rPr>
          <w:rFonts w:eastAsia="Calibri"/>
          <w:lang w:val="en-US"/>
        </w:rPr>
        <w:t>ʧə</w:t>
      </w:r>
      <w:r w:rsidR="00820073" w:rsidRPr="00451329">
        <w:rPr>
          <w:lang w:val="en-US"/>
        </w:rPr>
        <w:t>.</w:t>
      </w:r>
      <w:r w:rsidRPr="00451329">
        <w:rPr>
          <w:lang w:val="en-US"/>
        </w:rPr>
        <w:t xml:space="preserve"> </w:t>
      </w:r>
    </w:p>
    <w:p w14:paraId="0767541F" w14:textId="77777777" w:rsidR="00454BDB" w:rsidRPr="00451329" w:rsidRDefault="00454BDB" w:rsidP="00E558A6">
      <w:pPr>
        <w:spacing w:line="276" w:lineRule="auto"/>
        <w:ind w:left="643" w:firstLine="643"/>
        <w:rPr>
          <w:lang w:val="en-US"/>
        </w:rPr>
      </w:pPr>
      <w:r w:rsidRPr="00451329">
        <w:rPr>
          <w:lang w:val="en-US"/>
        </w:rPr>
        <w:t>stay.</w:t>
      </w:r>
      <w:r w:rsidRPr="00451329">
        <w:rPr>
          <w:smallCaps/>
          <w:lang w:val="en-US"/>
        </w:rPr>
        <w:t>1sg</w:t>
      </w:r>
      <w:r w:rsidRPr="00451329">
        <w:rPr>
          <w:smallCaps/>
          <w:lang w:val="en-US"/>
        </w:rPr>
        <w:tab/>
      </w:r>
      <w:r w:rsidRPr="00451329">
        <w:rPr>
          <w:lang w:val="en-US"/>
        </w:rPr>
        <w:t>at</w:t>
      </w:r>
      <w:r w:rsidRPr="00451329">
        <w:rPr>
          <w:lang w:val="en-US"/>
        </w:rPr>
        <w:tab/>
        <w:t>know.</w:t>
      </w:r>
      <w:r w:rsidRPr="00451329">
        <w:rPr>
          <w:smallCaps/>
          <w:lang w:val="en-US"/>
        </w:rPr>
        <w:t>1sg</w:t>
      </w:r>
      <w:r w:rsidRPr="00451329">
        <w:rPr>
          <w:smallCaps/>
          <w:lang w:val="en-US"/>
        </w:rPr>
        <w:tab/>
      </w:r>
    </w:p>
    <w:p w14:paraId="2212CC1B" w14:textId="77777777" w:rsidR="00454BDB" w:rsidRPr="00451329" w:rsidRDefault="00454BDB" w:rsidP="00E558A6">
      <w:pPr>
        <w:spacing w:line="276" w:lineRule="auto"/>
        <w:ind w:left="643" w:firstLine="643"/>
        <w:rPr>
          <w:lang w:val="en-US"/>
        </w:rPr>
      </w:pPr>
      <w:r w:rsidRPr="00451329">
        <w:rPr>
          <w:lang w:val="en-US"/>
        </w:rPr>
        <w:t>‘I am knowing.’</w:t>
      </w:r>
    </w:p>
    <w:p w14:paraId="462CED0B" w14:textId="77777777" w:rsidR="00820073" w:rsidRPr="00451329" w:rsidRDefault="00454BDB" w:rsidP="00E558A6">
      <w:pPr>
        <w:spacing w:line="276" w:lineRule="auto"/>
        <w:ind w:firstLine="643"/>
        <w:rPr>
          <w:lang w:val="en-US"/>
        </w:rPr>
      </w:pPr>
      <w:r w:rsidRPr="00451329">
        <w:rPr>
          <w:lang w:val="en-US"/>
        </w:rPr>
        <w:t xml:space="preserve">d. </w:t>
      </w:r>
      <w:r w:rsidRPr="00451329">
        <w:rPr>
          <w:lang w:val="en-US"/>
        </w:rPr>
        <w:tab/>
      </w:r>
      <w:r w:rsidR="00820073" w:rsidRPr="00451329">
        <w:rPr>
          <w:lang w:val="en-US"/>
        </w:rPr>
        <w:t>Achievement</w:t>
      </w:r>
    </w:p>
    <w:p w14:paraId="448E928B" w14:textId="77777777" w:rsidR="00454BDB" w:rsidRPr="00451329" w:rsidRDefault="00454BDB" w:rsidP="00E558A6">
      <w:pPr>
        <w:spacing w:line="276" w:lineRule="auto"/>
        <w:ind w:left="643" w:firstLine="643"/>
        <w:rPr>
          <w:lang w:val="en-US"/>
        </w:rPr>
      </w:pPr>
      <w:r w:rsidRPr="00451329">
        <w:rPr>
          <w:lang w:val="en-US"/>
        </w:rPr>
        <w:t xml:space="preserve">#Stek </w:t>
      </w:r>
      <w:r w:rsidRPr="00451329">
        <w:rPr>
          <w:lang w:val="en-US"/>
        </w:rPr>
        <w:tab/>
      </w:r>
      <w:r w:rsidRPr="00451329">
        <w:rPr>
          <w:lang w:val="en-US"/>
        </w:rPr>
        <w:tab/>
        <w:t>a</w:t>
      </w:r>
      <w:r w:rsidRPr="00451329">
        <w:rPr>
          <w:lang w:val="en-US"/>
        </w:rPr>
        <w:tab/>
      </w:r>
      <w:r w:rsidRPr="00451329">
        <w:rPr>
          <w:bCs/>
          <w:lang w:val="en-US"/>
        </w:rPr>
        <w:t>can</w:t>
      </w:r>
      <w:r w:rsidRPr="00451329">
        <w:rPr>
          <w:rFonts w:eastAsia="Calibri"/>
          <w:bCs/>
          <w:lang w:val="en-US"/>
        </w:rPr>
        <w:t>ə</w:t>
      </w:r>
      <w:r w:rsidRPr="00451329">
        <w:rPr>
          <w:bCs/>
          <w:lang w:val="en-US"/>
        </w:rPr>
        <w:t>sk</w:t>
      </w:r>
      <w:r w:rsidRPr="00451329">
        <w:rPr>
          <w:rFonts w:eastAsia="Calibri"/>
          <w:bCs/>
          <w:lang w:val="en-US"/>
        </w:rPr>
        <w:t>ə</w:t>
      </w:r>
      <w:r w:rsidRPr="00451329">
        <w:rPr>
          <w:lang w:val="en-US"/>
        </w:rPr>
        <w:tab/>
        <w:t>u</w:t>
      </w:r>
      <w:r w:rsidRPr="00451329">
        <w:rPr>
          <w:lang w:val="en-US"/>
        </w:rPr>
        <w:tab/>
        <w:t>‘senn</w:t>
      </w:r>
      <w:r w:rsidRPr="00451329">
        <w:rPr>
          <w:rFonts w:eastAsia="Calibri"/>
          <w:lang w:val="en-US"/>
        </w:rPr>
        <w:t>ə</w:t>
      </w:r>
      <w:r w:rsidRPr="00451329">
        <w:rPr>
          <w:lang w:val="en-US"/>
        </w:rPr>
        <w:t>k</w:t>
      </w:r>
      <w:r w:rsidRPr="00451329">
        <w:rPr>
          <w:rFonts w:eastAsia="Calibri"/>
          <w:lang w:val="en-US"/>
        </w:rPr>
        <w:t>ə</w:t>
      </w:r>
      <w:r w:rsidR="00820073" w:rsidRPr="00451329">
        <w:rPr>
          <w:lang w:val="en-US"/>
        </w:rPr>
        <w:t>.</w:t>
      </w:r>
      <w:r w:rsidRPr="00451329">
        <w:rPr>
          <w:lang w:val="en-US"/>
        </w:rPr>
        <w:tab/>
      </w:r>
      <w:r w:rsidRPr="00451329">
        <w:rPr>
          <w:lang w:val="en-US"/>
        </w:rPr>
        <w:tab/>
      </w:r>
      <w:r w:rsidRPr="00451329">
        <w:rPr>
          <w:lang w:val="en-US"/>
        </w:rPr>
        <w:tab/>
      </w:r>
      <w:r w:rsidRPr="00451329">
        <w:rPr>
          <w:lang w:val="en-US"/>
        </w:rPr>
        <w:tab/>
        <w:t>stay.</w:t>
      </w:r>
      <w:r w:rsidRPr="00451329">
        <w:rPr>
          <w:smallCaps/>
          <w:lang w:val="en-US"/>
        </w:rPr>
        <w:t>1sg</w:t>
      </w:r>
      <w:r w:rsidRPr="00451329">
        <w:rPr>
          <w:smallCaps/>
          <w:lang w:val="en-US"/>
        </w:rPr>
        <w:tab/>
      </w:r>
      <w:r w:rsidRPr="00451329">
        <w:rPr>
          <w:lang w:val="en-US"/>
        </w:rPr>
        <w:t xml:space="preserve">at </w:t>
      </w:r>
      <w:r w:rsidRPr="00451329">
        <w:rPr>
          <w:lang w:val="en-US"/>
        </w:rPr>
        <w:tab/>
        <w:t>know.</w:t>
      </w:r>
      <w:r w:rsidRPr="00451329">
        <w:rPr>
          <w:smallCaps/>
          <w:lang w:val="en-US"/>
        </w:rPr>
        <w:t>1sg</w:t>
      </w:r>
      <w:r w:rsidRPr="00451329">
        <w:rPr>
          <w:smallCaps/>
          <w:lang w:val="en-US"/>
        </w:rPr>
        <w:tab/>
      </w:r>
      <w:r w:rsidRPr="00451329">
        <w:rPr>
          <w:lang w:val="en-US"/>
        </w:rPr>
        <w:t xml:space="preserve">the </w:t>
      </w:r>
      <w:r w:rsidRPr="00451329">
        <w:rPr>
          <w:lang w:val="en-US"/>
        </w:rPr>
        <w:tab/>
        <w:t xml:space="preserve">mayor </w:t>
      </w:r>
    </w:p>
    <w:p w14:paraId="2C98A647" w14:textId="77777777" w:rsidR="00454BDB" w:rsidRPr="00451329" w:rsidRDefault="00454BDB" w:rsidP="00E558A6">
      <w:pPr>
        <w:spacing w:line="276" w:lineRule="auto"/>
        <w:rPr>
          <w:lang w:val="en-US"/>
        </w:rPr>
      </w:pPr>
    </w:p>
    <w:p w14:paraId="772FCC14" w14:textId="77777777" w:rsidR="00454BDB" w:rsidRPr="00451329" w:rsidRDefault="00454BDB" w:rsidP="00E558A6">
      <w:pPr>
        <w:spacing w:line="276" w:lineRule="auto"/>
        <w:rPr>
          <w:lang w:val="en-US"/>
        </w:rPr>
      </w:pPr>
      <w:r w:rsidRPr="00451329">
        <w:rPr>
          <w:lang w:val="en-US"/>
        </w:rPr>
        <w:t xml:space="preserve">The structure in (29) cannot be accounted for in terms of a serial verb construction if we follow Baker’s (1989) analysis, for which the serial verbs must share the same object. However, as Cruschina (2013) suggests, we can consider these aspectual inflected constructions as serial verb constructions if we adopt a less rigid definition of serial verbs, such as that of Aikhenvald (2006:12): “Prototypical serial verb constructions share at least one argument. Serial verb constructions with no shared arguments are comparatively rare, but not non-existent.” The aspectual progressive constructions under discussion share the same subject, which is also marked on the overt morphology of both verbs. </w:t>
      </w:r>
    </w:p>
    <w:p w14:paraId="7FB516BE" w14:textId="77777777" w:rsidR="00454BDB" w:rsidRPr="00451329" w:rsidRDefault="00454BDB" w:rsidP="00E558A6">
      <w:pPr>
        <w:spacing w:line="276" w:lineRule="auto"/>
        <w:rPr>
          <w:lang w:val="en-US"/>
        </w:rPr>
      </w:pPr>
      <w:r w:rsidRPr="00451329">
        <w:rPr>
          <w:lang w:val="en-US"/>
        </w:rPr>
        <w:lastRenderedPageBreak/>
        <w:t xml:space="preserve">The presence of the connecting element </w:t>
      </w:r>
      <w:r w:rsidRPr="00451329">
        <w:rPr>
          <w:i/>
          <w:lang w:val="en-US"/>
        </w:rPr>
        <w:t>a</w:t>
      </w:r>
      <w:r w:rsidRPr="00451329">
        <w:rPr>
          <w:lang w:val="en-US"/>
        </w:rPr>
        <w:t xml:space="preserve"> should also support an analysis of the aspectual inflected constructions as non-serial-verb constructions.</w:t>
      </w:r>
      <w:r w:rsidRPr="00451329">
        <w:rPr>
          <w:rStyle w:val="a4"/>
          <w:lang w:val="en-US"/>
        </w:rPr>
        <w:footnoteReference w:id="14"/>
      </w:r>
      <w:r w:rsidRPr="00451329">
        <w:rPr>
          <w:lang w:val="en-US"/>
        </w:rPr>
        <w:t xml:space="preserve"> Nevertheless, in the varieties of Putignano, Martina Franca and Mesagne, we do not find such a connecting element (see Tables 2, 3 and 4). With regard to such “unstable” connecting elements found with serial verbs, Aikhenvald (2006) admits that serial verb constructions “may include a special marker which distinguishes a SVC from other types of constructions but does not mark any dependency relations between the components” (Aikhenvald 2006: 20). So in the case of the locative progressive inflected structure in (29), we can call it a serial verb construction since the two verbs are inflected and the connecting locative preposition is a special marker of the instantiation of a central coincidence relation (not a dependency relation) between the two verbs: the output is a unique event. In contrast, the progressive locative construction with the embedded uninflected verb has a different structure and distribution: it does not imply event identification and it is not a serial verb construction, since the embedded verb is an infinitival complement which is in a dependency relation with the matrix auxiliary. </w:t>
      </w:r>
    </w:p>
    <w:p w14:paraId="61368469" w14:textId="77777777" w:rsidR="00FD29F3" w:rsidRPr="00451329" w:rsidRDefault="00FD29F3" w:rsidP="00E558A6">
      <w:pPr>
        <w:spacing w:line="276" w:lineRule="auto"/>
        <w:rPr>
          <w:lang w:val="en-US"/>
        </w:rPr>
      </w:pPr>
    </w:p>
    <w:p w14:paraId="0382A70F" w14:textId="77777777" w:rsidR="00454BDB" w:rsidRPr="00451329" w:rsidRDefault="000E2BB1" w:rsidP="00E558A6">
      <w:pPr>
        <w:pStyle w:val="lsSection2"/>
        <w:spacing w:before="0" w:after="0"/>
      </w:pPr>
      <w:r w:rsidRPr="00451329">
        <w:t xml:space="preserve">4.2. </w:t>
      </w:r>
      <w:r w:rsidR="00454BDB" w:rsidRPr="00451329">
        <w:t>The progressive ‘uninflected’ constructions</w:t>
      </w:r>
    </w:p>
    <w:p w14:paraId="464FA80A" w14:textId="77777777" w:rsidR="00454BDB" w:rsidRPr="00451329" w:rsidRDefault="00454BDB" w:rsidP="00E558A6">
      <w:pPr>
        <w:widowControl w:val="0"/>
        <w:autoSpaceDE w:val="0"/>
        <w:autoSpaceDN w:val="0"/>
        <w:adjustRightInd w:val="0"/>
        <w:spacing w:line="276" w:lineRule="auto"/>
        <w:jc w:val="both"/>
        <w:rPr>
          <w:lang w:val="en-US"/>
        </w:rPr>
      </w:pPr>
      <w:r w:rsidRPr="00451329">
        <w:rPr>
          <w:lang w:val="en-US"/>
        </w:rPr>
        <w:t xml:space="preserve">In Conversanese, there is a parallel progressive construction that we introduced in §1 and §2 and is repeated here in (39). It is formed from an inflected stative verb </w:t>
      </w:r>
      <w:r w:rsidRPr="00451329">
        <w:rPr>
          <w:i/>
          <w:lang w:val="en-US"/>
        </w:rPr>
        <w:t>st</w:t>
      </w:r>
      <w:r w:rsidRPr="00451329">
        <w:rPr>
          <w:rFonts w:eastAsia="Calibri"/>
          <w:i/>
          <w:lang w:val="en-US"/>
        </w:rPr>
        <w:t>ɛ</w:t>
      </w:r>
      <w:r w:rsidRPr="00451329">
        <w:rPr>
          <w:lang w:val="en-US"/>
        </w:rPr>
        <w:t xml:space="preserve"> (=‘to stay’), the locative preposition </w:t>
      </w:r>
      <w:r w:rsidRPr="00451329">
        <w:rPr>
          <w:i/>
          <w:lang w:val="en-US"/>
        </w:rPr>
        <w:t>a</w:t>
      </w:r>
      <w:r w:rsidRPr="00451329">
        <w:rPr>
          <w:lang w:val="en-US"/>
        </w:rPr>
        <w:t xml:space="preserve"> and an uninflected lexical verb (infinitive). It differs from the aspectual inflected construction mainly in its syntactic structure and aspectual entailment. </w:t>
      </w:r>
    </w:p>
    <w:p w14:paraId="78EE6D4F" w14:textId="77777777" w:rsidR="00454BDB" w:rsidRPr="00451329" w:rsidRDefault="00454BDB" w:rsidP="00E558A6">
      <w:pPr>
        <w:widowControl w:val="0"/>
        <w:autoSpaceDE w:val="0"/>
        <w:autoSpaceDN w:val="0"/>
        <w:adjustRightInd w:val="0"/>
        <w:spacing w:line="276" w:lineRule="auto"/>
        <w:jc w:val="both"/>
        <w:rPr>
          <w:lang w:val="en-US"/>
        </w:rPr>
      </w:pPr>
    </w:p>
    <w:p w14:paraId="6DE45C31" w14:textId="77777777" w:rsidR="00454BDB" w:rsidRPr="00451329" w:rsidRDefault="00454BDB" w:rsidP="00E558A6">
      <w:pPr>
        <w:spacing w:line="276" w:lineRule="auto"/>
        <w:ind w:right="395"/>
        <w:jc w:val="both"/>
        <w:rPr>
          <w:bCs/>
          <w:lang w:val="en-US"/>
        </w:rPr>
      </w:pPr>
      <w:r w:rsidRPr="00451329">
        <w:rPr>
          <w:lang w:val="en-US"/>
        </w:rPr>
        <w:t>(39)</w:t>
      </w:r>
      <w:r w:rsidRPr="00451329">
        <w:rPr>
          <w:lang w:val="en-US"/>
        </w:rPr>
        <w:tab/>
        <w:t xml:space="preserve">Stek </w:t>
      </w:r>
      <w:r w:rsidRPr="00451329">
        <w:rPr>
          <w:lang w:val="en-US"/>
        </w:rPr>
        <w:tab/>
      </w:r>
      <w:r w:rsidRPr="00451329">
        <w:rPr>
          <w:lang w:val="en-US"/>
        </w:rPr>
        <w:tab/>
        <w:t>a</w:t>
      </w:r>
      <w:r w:rsidRPr="00451329">
        <w:rPr>
          <w:lang w:val="en-US"/>
        </w:rPr>
        <w:tab/>
      </w:r>
      <w:r w:rsidRPr="00451329">
        <w:rPr>
          <w:bCs/>
          <w:lang w:val="en-US"/>
        </w:rPr>
        <w:t>f</w:t>
      </w:r>
      <w:r w:rsidRPr="00451329">
        <w:rPr>
          <w:rFonts w:eastAsia="Calibri"/>
          <w:bCs/>
          <w:lang w:val="en-US"/>
        </w:rPr>
        <w:t>ɛ</w:t>
      </w:r>
      <w:r w:rsidRPr="00451329">
        <w:rPr>
          <w:bCs/>
          <w:lang w:val="en-US"/>
        </w:rPr>
        <w:t xml:space="preserve"> </w:t>
      </w:r>
      <w:r w:rsidRPr="00451329">
        <w:rPr>
          <w:bCs/>
          <w:lang w:val="en-US"/>
        </w:rPr>
        <w:tab/>
      </w:r>
      <w:r w:rsidR="000E2BB1" w:rsidRPr="00451329">
        <w:rPr>
          <w:bCs/>
          <w:lang w:val="en-US"/>
        </w:rPr>
        <w:tab/>
      </w:r>
      <w:r w:rsidRPr="00451329">
        <w:rPr>
          <w:lang w:val="en-US"/>
        </w:rPr>
        <w:t>u</w:t>
      </w:r>
      <w:r w:rsidRPr="00451329">
        <w:rPr>
          <w:lang w:val="en-US"/>
        </w:rPr>
        <w:tab/>
        <w:t>p</w:t>
      </w:r>
      <w:r w:rsidRPr="00451329">
        <w:rPr>
          <w:rFonts w:eastAsia="Calibri"/>
          <w:lang w:val="en-US"/>
        </w:rPr>
        <w:t>ɜ</w:t>
      </w:r>
      <w:r w:rsidRPr="00451329">
        <w:rPr>
          <w:lang w:val="en-US"/>
        </w:rPr>
        <w:t>n</w:t>
      </w:r>
      <w:r w:rsidR="000E2BB1" w:rsidRPr="00451329">
        <w:rPr>
          <w:lang w:val="en-US"/>
        </w:rPr>
        <w:t>.</w:t>
      </w:r>
      <w:r w:rsidRPr="00451329">
        <w:rPr>
          <w:lang w:val="en-US"/>
        </w:rPr>
        <w:tab/>
      </w:r>
      <w:r w:rsidRPr="00451329">
        <w:rPr>
          <w:bCs/>
          <w:lang w:val="en-US"/>
        </w:rPr>
        <w:tab/>
      </w:r>
      <w:r w:rsidRPr="00451329">
        <w:rPr>
          <w:bCs/>
          <w:lang w:val="en-US"/>
        </w:rPr>
        <w:tab/>
      </w:r>
    </w:p>
    <w:p w14:paraId="6CB1C49A" w14:textId="77777777" w:rsidR="00454BDB" w:rsidRPr="00451329" w:rsidRDefault="00454BDB" w:rsidP="00E558A6">
      <w:pPr>
        <w:spacing w:line="276" w:lineRule="auto"/>
        <w:ind w:right="395"/>
        <w:jc w:val="both"/>
        <w:rPr>
          <w:lang w:val="en-US"/>
        </w:rPr>
      </w:pPr>
      <w:r w:rsidRPr="00451329">
        <w:rPr>
          <w:lang w:val="en-US"/>
        </w:rPr>
        <w:tab/>
        <w:t>stay.</w:t>
      </w:r>
      <w:r w:rsidRPr="00451329">
        <w:rPr>
          <w:smallCaps/>
          <w:lang w:val="en-US"/>
        </w:rPr>
        <w:t>1sg</w:t>
      </w:r>
      <w:r w:rsidRPr="00451329">
        <w:rPr>
          <w:smallCaps/>
          <w:lang w:val="en-US"/>
        </w:rPr>
        <w:tab/>
      </w:r>
      <w:r w:rsidRPr="00451329">
        <w:rPr>
          <w:lang w:val="en-US"/>
        </w:rPr>
        <w:t xml:space="preserve">to </w:t>
      </w:r>
      <w:r w:rsidRPr="00451329">
        <w:rPr>
          <w:lang w:val="en-US"/>
        </w:rPr>
        <w:tab/>
        <w:t>do.</w:t>
      </w:r>
      <w:r w:rsidRPr="00451329">
        <w:rPr>
          <w:smallCaps/>
          <w:lang w:val="en-US"/>
        </w:rPr>
        <w:t>inf</w:t>
      </w:r>
      <w:r w:rsidRPr="00451329">
        <w:rPr>
          <w:smallCaps/>
          <w:lang w:val="en-US"/>
        </w:rPr>
        <w:tab/>
      </w:r>
      <w:r w:rsidR="000E2BB1" w:rsidRPr="00451329">
        <w:rPr>
          <w:smallCaps/>
          <w:lang w:val="en-US"/>
        </w:rPr>
        <w:tab/>
      </w:r>
      <w:r w:rsidRPr="00451329">
        <w:rPr>
          <w:lang w:val="en-US"/>
        </w:rPr>
        <w:t xml:space="preserve">the </w:t>
      </w:r>
      <w:r w:rsidRPr="00451329">
        <w:rPr>
          <w:lang w:val="en-US"/>
        </w:rPr>
        <w:tab/>
        <w:t>bread</w:t>
      </w:r>
    </w:p>
    <w:p w14:paraId="7AD02B12" w14:textId="77777777" w:rsidR="00454BDB" w:rsidRPr="00451329" w:rsidRDefault="00454BDB" w:rsidP="00E558A6">
      <w:pPr>
        <w:spacing w:line="276" w:lineRule="auto"/>
        <w:ind w:left="300" w:right="395" w:firstLine="300"/>
        <w:jc w:val="both"/>
        <w:rPr>
          <w:lang w:val="en-US"/>
        </w:rPr>
      </w:pPr>
      <w:r w:rsidRPr="00451329">
        <w:rPr>
          <w:lang w:val="en-US"/>
        </w:rPr>
        <w:t>‘I am making the bread.’</w:t>
      </w:r>
    </w:p>
    <w:p w14:paraId="1F115DBB" w14:textId="77777777" w:rsidR="00454BDB" w:rsidRPr="00451329" w:rsidRDefault="00454BDB" w:rsidP="00E558A6">
      <w:pPr>
        <w:spacing w:line="276" w:lineRule="auto"/>
        <w:ind w:left="708" w:right="395" w:firstLine="708"/>
        <w:jc w:val="both"/>
        <w:rPr>
          <w:lang w:val="en-US"/>
        </w:rPr>
      </w:pPr>
    </w:p>
    <w:p w14:paraId="7845A313" w14:textId="77777777" w:rsidR="00454BDB" w:rsidRPr="00451329" w:rsidRDefault="00454BDB" w:rsidP="00E558A6">
      <w:pPr>
        <w:spacing w:line="276" w:lineRule="auto"/>
        <w:ind w:right="395"/>
        <w:jc w:val="both"/>
        <w:rPr>
          <w:lang w:val="en-US"/>
        </w:rPr>
      </w:pPr>
      <w:r w:rsidRPr="00451329">
        <w:rPr>
          <w:lang w:val="en-US"/>
        </w:rPr>
        <w:t xml:space="preserve">Like the aspectual inflected progressive (30), it allows only long-distance clitic placement, (40). But since the embedded verb is an infinitive, it allows enclitics, (41), which are not possible with the finite verbs in the inflected aspectual counterpart. </w:t>
      </w:r>
    </w:p>
    <w:p w14:paraId="228E0F6F" w14:textId="77777777" w:rsidR="00454BDB" w:rsidRPr="00451329" w:rsidRDefault="00454BDB" w:rsidP="00E558A6">
      <w:pPr>
        <w:widowControl w:val="0"/>
        <w:autoSpaceDE w:val="0"/>
        <w:autoSpaceDN w:val="0"/>
        <w:adjustRightInd w:val="0"/>
        <w:spacing w:line="276" w:lineRule="auto"/>
        <w:rPr>
          <w:lang w:val="en-US"/>
        </w:rPr>
      </w:pPr>
    </w:p>
    <w:p w14:paraId="3EF2CECB" w14:textId="5F6AB1DD" w:rsidR="00454BDB" w:rsidRPr="00451329" w:rsidRDefault="00454BDB" w:rsidP="00E558A6">
      <w:pPr>
        <w:widowControl w:val="0"/>
        <w:autoSpaceDE w:val="0"/>
        <w:autoSpaceDN w:val="0"/>
        <w:adjustRightInd w:val="0"/>
        <w:spacing w:line="276" w:lineRule="auto"/>
        <w:rPr>
          <w:lang w:val="en-US"/>
        </w:rPr>
      </w:pPr>
      <w:r w:rsidRPr="00451329">
        <w:rPr>
          <w:lang w:val="en-US"/>
        </w:rPr>
        <w:t>(40)</w:t>
      </w:r>
      <w:r w:rsidRPr="00451329">
        <w:rPr>
          <w:lang w:val="en-US"/>
        </w:rPr>
        <w:tab/>
        <w:t xml:space="preserve">U </w:t>
      </w:r>
      <w:r w:rsidRPr="00451329">
        <w:rPr>
          <w:lang w:val="en-US"/>
        </w:rPr>
        <w:tab/>
        <w:t xml:space="preserve">stek </w:t>
      </w:r>
      <w:r w:rsidRPr="00451329">
        <w:rPr>
          <w:lang w:val="en-US"/>
        </w:rPr>
        <w:tab/>
      </w:r>
      <w:r w:rsidRPr="00451329">
        <w:rPr>
          <w:lang w:val="en-US"/>
        </w:rPr>
        <w:tab/>
        <w:t xml:space="preserve">a </w:t>
      </w:r>
      <w:del w:id="541" w:author="Utente di Microsoft Office" w:date="2018-06-19T11:41:00Z">
        <w:r w:rsidRPr="00451329" w:rsidDel="00E10E5B">
          <w:rPr>
            <w:lang w:val="en-US"/>
          </w:rPr>
          <w:delText>*</w:delText>
        </w:r>
      </w:del>
      <w:r w:rsidRPr="00451329">
        <w:rPr>
          <w:lang w:val="en-US"/>
        </w:rPr>
        <w:tab/>
        <w:t>(</w:t>
      </w:r>
      <w:ins w:id="542" w:author="Utente di Microsoft Office" w:date="2018-06-19T11:41:00Z">
        <w:r w:rsidR="00E10E5B">
          <w:rPr>
            <w:lang w:val="en-US"/>
          </w:rPr>
          <w:t>*</w:t>
        </w:r>
      </w:ins>
      <w:r w:rsidRPr="00451329">
        <w:rPr>
          <w:lang w:val="en-US"/>
        </w:rPr>
        <w:t>u)</w:t>
      </w:r>
      <w:r w:rsidRPr="00451329">
        <w:rPr>
          <w:lang w:val="en-US"/>
        </w:rPr>
        <w:tab/>
        <w:t xml:space="preserve"> </w:t>
      </w:r>
      <w:r w:rsidRPr="00451329">
        <w:rPr>
          <w:bCs/>
          <w:lang w:val="en-US"/>
        </w:rPr>
        <w:t>man’d</w:t>
      </w:r>
      <w:r w:rsidRPr="00451329">
        <w:rPr>
          <w:rFonts w:eastAsia="Calibri"/>
          <w:bCs/>
          <w:lang w:val="en-US"/>
        </w:rPr>
        <w:t>ʒ</w:t>
      </w:r>
      <w:r w:rsidRPr="00451329">
        <w:rPr>
          <w:rFonts w:eastAsia="Calibri"/>
          <w:lang w:val="en-US"/>
        </w:rPr>
        <w:t>ɛ</w:t>
      </w:r>
      <w:r w:rsidR="000E2BB1" w:rsidRPr="00451329">
        <w:rPr>
          <w:rFonts w:eastAsia="Calibri"/>
          <w:lang w:val="en-US"/>
        </w:rPr>
        <w:t>.</w:t>
      </w:r>
      <w:r w:rsidRPr="00451329">
        <w:rPr>
          <w:bCs/>
          <w:lang w:val="en-US"/>
        </w:rPr>
        <w:t xml:space="preserve"> </w:t>
      </w:r>
    </w:p>
    <w:p w14:paraId="03F427CD" w14:textId="77777777" w:rsidR="00454BDB" w:rsidRPr="00451329" w:rsidRDefault="00454BDB" w:rsidP="00E558A6">
      <w:pPr>
        <w:spacing w:line="276" w:lineRule="auto"/>
        <w:ind w:right="395"/>
        <w:jc w:val="both"/>
        <w:rPr>
          <w:smallCaps/>
          <w:lang w:val="en-US"/>
        </w:rPr>
      </w:pPr>
      <w:r w:rsidRPr="00451329">
        <w:rPr>
          <w:lang w:val="en-US"/>
        </w:rPr>
        <w:t xml:space="preserve"> </w:t>
      </w:r>
      <w:r w:rsidRPr="00451329">
        <w:rPr>
          <w:lang w:val="en-US"/>
        </w:rPr>
        <w:tab/>
        <w:t>it</w:t>
      </w:r>
      <w:r w:rsidRPr="00451329">
        <w:rPr>
          <w:smallCaps/>
          <w:lang w:val="en-US"/>
        </w:rPr>
        <w:t>(cl)</w:t>
      </w:r>
      <w:r w:rsidRPr="00451329">
        <w:rPr>
          <w:lang w:val="en-US"/>
        </w:rPr>
        <w:tab/>
        <w:t>stay.</w:t>
      </w:r>
      <w:r w:rsidRPr="00451329">
        <w:rPr>
          <w:smallCaps/>
          <w:lang w:val="en-US"/>
        </w:rPr>
        <w:t>1sg</w:t>
      </w:r>
      <w:r w:rsidRPr="00451329">
        <w:rPr>
          <w:smallCaps/>
          <w:lang w:val="en-US"/>
        </w:rPr>
        <w:tab/>
      </w:r>
      <w:r w:rsidRPr="00451329">
        <w:rPr>
          <w:lang w:val="en-US"/>
        </w:rPr>
        <w:t xml:space="preserve">at </w:t>
      </w:r>
      <w:r w:rsidRPr="00451329">
        <w:rPr>
          <w:lang w:val="en-US"/>
        </w:rPr>
        <w:tab/>
        <w:t>it</w:t>
      </w:r>
      <w:r w:rsidRPr="00451329">
        <w:rPr>
          <w:smallCaps/>
          <w:lang w:val="en-US"/>
        </w:rPr>
        <w:t>(cl)</w:t>
      </w:r>
      <w:r w:rsidRPr="00451329">
        <w:rPr>
          <w:smallCaps/>
          <w:lang w:val="en-US"/>
        </w:rPr>
        <w:tab/>
      </w:r>
      <w:r w:rsidRPr="00451329">
        <w:rPr>
          <w:lang w:val="en-US"/>
        </w:rPr>
        <w:t>eat.</w:t>
      </w:r>
      <w:r w:rsidRPr="00451329">
        <w:rPr>
          <w:smallCaps/>
          <w:lang w:val="en-US"/>
        </w:rPr>
        <w:t>inf</w:t>
      </w:r>
      <w:r w:rsidRPr="00451329">
        <w:rPr>
          <w:smallCaps/>
          <w:lang w:val="en-US"/>
        </w:rPr>
        <w:tab/>
      </w:r>
    </w:p>
    <w:p w14:paraId="48A7A615" w14:textId="77777777" w:rsidR="00454BDB" w:rsidRPr="00451329" w:rsidRDefault="00454BDB" w:rsidP="00E558A6">
      <w:pPr>
        <w:spacing w:line="276" w:lineRule="auto"/>
        <w:ind w:right="395"/>
        <w:jc w:val="both"/>
        <w:rPr>
          <w:lang w:val="en-US"/>
        </w:rPr>
      </w:pPr>
      <w:r w:rsidRPr="00451329">
        <w:rPr>
          <w:lang w:val="en-US"/>
        </w:rPr>
        <w:t xml:space="preserve"> </w:t>
      </w:r>
      <w:r w:rsidRPr="00451329">
        <w:rPr>
          <w:lang w:val="en-US"/>
        </w:rPr>
        <w:tab/>
        <w:t xml:space="preserve">‘I am eating it.’ </w:t>
      </w:r>
    </w:p>
    <w:p w14:paraId="629B5FD3" w14:textId="77777777" w:rsidR="00454BDB" w:rsidRPr="00451329" w:rsidRDefault="00454BDB" w:rsidP="00E558A6">
      <w:pPr>
        <w:spacing w:line="276" w:lineRule="auto"/>
        <w:ind w:right="395"/>
        <w:jc w:val="both"/>
        <w:rPr>
          <w:lang w:val="en-US"/>
        </w:rPr>
      </w:pPr>
    </w:p>
    <w:p w14:paraId="7DB80694" w14:textId="77777777" w:rsidR="00454BDB" w:rsidRPr="00451329" w:rsidRDefault="00454BDB" w:rsidP="00E558A6">
      <w:pPr>
        <w:spacing w:line="276" w:lineRule="auto"/>
        <w:ind w:right="395"/>
        <w:jc w:val="both"/>
        <w:rPr>
          <w:lang w:val="en-US"/>
        </w:rPr>
      </w:pPr>
      <w:r w:rsidRPr="00451329">
        <w:rPr>
          <w:lang w:val="en-US"/>
        </w:rPr>
        <w:t>(41)</w:t>
      </w:r>
      <w:r w:rsidRPr="00451329">
        <w:rPr>
          <w:lang w:val="en-US"/>
        </w:rPr>
        <w:tab/>
        <w:t>Stek</w:t>
      </w:r>
      <w:r w:rsidRPr="00451329">
        <w:rPr>
          <w:lang w:val="en-US"/>
        </w:rPr>
        <w:tab/>
        <w:t xml:space="preserve">a </w:t>
      </w:r>
      <w:r w:rsidRPr="00451329">
        <w:rPr>
          <w:lang w:val="en-US"/>
        </w:rPr>
        <w:tab/>
        <w:t>mand</w:t>
      </w:r>
      <w:r w:rsidRPr="00451329">
        <w:rPr>
          <w:rFonts w:eastAsia="Calibri"/>
          <w:lang w:val="en-US"/>
        </w:rPr>
        <w:t>ʒ</w:t>
      </w:r>
      <w:r w:rsidRPr="00451329">
        <w:rPr>
          <w:lang w:val="en-US"/>
        </w:rPr>
        <w:t>a-</w:t>
      </w:r>
      <w:r w:rsidRPr="00451329">
        <w:rPr>
          <w:bCs/>
          <w:lang w:val="en-US"/>
        </w:rPr>
        <w:t>ll</w:t>
      </w:r>
      <w:r w:rsidRPr="00451329">
        <w:rPr>
          <w:rFonts w:eastAsia="Calibri"/>
          <w:bCs/>
          <w:lang w:val="en-US"/>
        </w:rPr>
        <w:t>ə</w:t>
      </w:r>
      <w:r w:rsidR="000E2BB1" w:rsidRPr="00451329">
        <w:rPr>
          <w:rFonts w:eastAsia="Calibri"/>
          <w:bCs/>
          <w:lang w:val="en-US"/>
        </w:rPr>
        <w:t>.</w:t>
      </w:r>
    </w:p>
    <w:p w14:paraId="17E14F4F" w14:textId="77777777" w:rsidR="00454BDB" w:rsidRPr="00451329" w:rsidRDefault="00454BDB" w:rsidP="00E558A6">
      <w:pPr>
        <w:spacing w:line="276" w:lineRule="auto"/>
        <w:ind w:right="395"/>
        <w:jc w:val="both"/>
        <w:rPr>
          <w:lang w:val="en-US"/>
        </w:rPr>
      </w:pPr>
      <w:r w:rsidRPr="00451329">
        <w:rPr>
          <w:lang w:val="en-US"/>
        </w:rPr>
        <w:tab/>
        <w:t>stay</w:t>
      </w:r>
      <w:r w:rsidRPr="00451329">
        <w:rPr>
          <w:lang w:val="en-US"/>
        </w:rPr>
        <w:tab/>
        <w:t>at</w:t>
      </w:r>
      <w:r w:rsidRPr="00451329">
        <w:rPr>
          <w:lang w:val="en-US"/>
        </w:rPr>
        <w:tab/>
        <w:t>eat.</w:t>
      </w:r>
      <w:r w:rsidRPr="00451329">
        <w:rPr>
          <w:smallCaps/>
          <w:lang w:val="en-US"/>
        </w:rPr>
        <w:t>inf.acc(cl)</w:t>
      </w:r>
      <w:r w:rsidRPr="00451329">
        <w:rPr>
          <w:smallCaps/>
          <w:lang w:val="en-US"/>
        </w:rPr>
        <w:tab/>
      </w:r>
    </w:p>
    <w:p w14:paraId="39AC40C6" w14:textId="77777777" w:rsidR="00454BDB" w:rsidRPr="00451329" w:rsidRDefault="00454BDB" w:rsidP="00E558A6">
      <w:pPr>
        <w:spacing w:line="276" w:lineRule="auto"/>
        <w:ind w:right="395"/>
        <w:jc w:val="both"/>
        <w:rPr>
          <w:lang w:val="en-US"/>
        </w:rPr>
      </w:pPr>
      <w:r w:rsidRPr="00451329">
        <w:rPr>
          <w:bCs/>
          <w:lang w:val="en-US"/>
        </w:rPr>
        <w:t xml:space="preserve"> </w:t>
      </w:r>
      <w:r w:rsidRPr="00451329">
        <w:rPr>
          <w:bCs/>
          <w:lang w:val="en-US"/>
        </w:rPr>
        <w:tab/>
        <w:t>‘</w:t>
      </w:r>
      <w:r w:rsidRPr="00451329">
        <w:rPr>
          <w:lang w:val="en-US"/>
        </w:rPr>
        <w:t>I am eating it.’</w:t>
      </w:r>
    </w:p>
    <w:p w14:paraId="203DB2D0" w14:textId="77777777" w:rsidR="00454BDB" w:rsidRPr="00451329" w:rsidRDefault="00454BDB" w:rsidP="00E558A6">
      <w:pPr>
        <w:spacing w:line="276" w:lineRule="auto"/>
        <w:ind w:right="395"/>
        <w:jc w:val="both"/>
        <w:rPr>
          <w:lang w:val="en-US"/>
        </w:rPr>
      </w:pPr>
    </w:p>
    <w:p w14:paraId="7A01A8F4" w14:textId="77777777" w:rsidR="00454BDB" w:rsidRPr="00451329" w:rsidRDefault="00454BDB" w:rsidP="00E558A6">
      <w:pPr>
        <w:spacing w:line="276" w:lineRule="auto"/>
        <w:jc w:val="both"/>
        <w:rPr>
          <w:lang w:val="en-US"/>
        </w:rPr>
      </w:pPr>
      <w:r w:rsidRPr="00451329">
        <w:rPr>
          <w:lang w:val="en-US"/>
        </w:rPr>
        <w:lastRenderedPageBreak/>
        <w:t>As for the locative structures in (28) and the aspectual inflected constructions in (27), we have a locative construction where the aspectual auxiliary selects a locative PP, but in (39) the PP introduces an infinitive that is a full indefinite CP</w:t>
      </w:r>
      <w:r w:rsidRPr="00451329">
        <w:rPr>
          <w:vertAlign w:val="subscript"/>
          <w:lang w:val="en-US"/>
        </w:rPr>
        <w:t>I</w:t>
      </w:r>
      <w:r w:rsidRPr="00451329">
        <w:rPr>
          <w:lang w:val="en-US"/>
        </w:rPr>
        <w:t xml:space="preserve"> in the terms of Manzini &amp; Savoia (2003): “The domain, labelled C</w:t>
      </w:r>
      <w:r w:rsidRPr="00451329">
        <w:rPr>
          <w:vertAlign w:val="subscript"/>
          <w:lang w:val="en-US"/>
        </w:rPr>
        <w:t>I</w:t>
      </w:r>
      <w:r w:rsidRPr="00451329">
        <w:rPr>
          <w:lang w:val="en-US"/>
        </w:rPr>
        <w:t xml:space="preserve"> ,to suggest Indefiniteness, is identified with the ‘indefinite’ modality lexicalized by infinitivals” (Manzini &amp; Savoia 2003:97). The infinitival verb raises to a CP</w:t>
      </w:r>
      <w:r w:rsidRPr="00451329">
        <w:rPr>
          <w:vertAlign w:val="subscript"/>
          <w:lang w:val="en-US"/>
        </w:rPr>
        <w:t>I</w:t>
      </w:r>
      <w:r w:rsidRPr="00451329">
        <w:rPr>
          <w:lang w:val="en-US"/>
        </w:rPr>
        <w:t xml:space="preserve"> position and the accusative enclitic is embedded in a nominal position before the the inflectional domain, as in (42).</w:t>
      </w:r>
    </w:p>
    <w:p w14:paraId="2CBB9F37" w14:textId="77777777" w:rsidR="00454BDB" w:rsidRPr="00451329" w:rsidRDefault="00454BDB" w:rsidP="00E558A6">
      <w:pPr>
        <w:spacing w:line="276" w:lineRule="auto"/>
        <w:ind w:right="395"/>
        <w:jc w:val="both"/>
        <w:rPr>
          <w:lang w:val="en-US"/>
        </w:rPr>
      </w:pPr>
    </w:p>
    <w:p w14:paraId="34D7BD26" w14:textId="77777777" w:rsidR="00454BDB" w:rsidRPr="00451329" w:rsidRDefault="00454BDB" w:rsidP="00E558A6">
      <w:pPr>
        <w:spacing w:line="276" w:lineRule="auto"/>
        <w:ind w:right="395"/>
        <w:jc w:val="both"/>
        <w:rPr>
          <w:lang w:val="en-US"/>
        </w:rPr>
      </w:pPr>
      <w:r w:rsidRPr="00451329">
        <w:rPr>
          <w:lang w:val="en-US"/>
        </w:rPr>
        <w:t>(42)</w:t>
      </w:r>
      <w:r w:rsidRPr="00451329">
        <w:rPr>
          <w:lang w:val="en-US"/>
        </w:rPr>
        <w:tab/>
        <w:t>Stek a mand</w:t>
      </w:r>
      <w:r w:rsidRPr="00451329">
        <w:rPr>
          <w:rFonts w:eastAsia="Calibri"/>
          <w:lang w:val="en-US"/>
        </w:rPr>
        <w:t>ʒ</w:t>
      </w:r>
      <w:r w:rsidRPr="00451329">
        <w:rPr>
          <w:lang w:val="en-US"/>
        </w:rPr>
        <w:t>a-</w:t>
      </w:r>
      <w:r w:rsidRPr="00451329">
        <w:rPr>
          <w:bCs/>
          <w:lang w:val="en-US"/>
        </w:rPr>
        <w:t>ll</w:t>
      </w:r>
      <w:r w:rsidRPr="00451329">
        <w:rPr>
          <w:rFonts w:eastAsia="Calibri"/>
          <w:bCs/>
          <w:lang w:val="en-US"/>
        </w:rPr>
        <w:t>ə</w:t>
      </w:r>
      <w:r w:rsidR="000E2BB1" w:rsidRPr="00451329">
        <w:rPr>
          <w:rFonts w:eastAsia="Calibri"/>
          <w:bCs/>
          <w:lang w:val="en-US"/>
        </w:rPr>
        <w:t>.</w:t>
      </w:r>
    </w:p>
    <w:p w14:paraId="53802F2C" w14:textId="77777777" w:rsidR="00454BDB" w:rsidRPr="00451329" w:rsidRDefault="00454BDB" w:rsidP="00E558A6">
      <w:pPr>
        <w:spacing w:line="276" w:lineRule="auto"/>
        <w:ind w:left="300" w:right="395" w:firstLine="300"/>
        <w:jc w:val="both"/>
        <w:rPr>
          <w:lang w:val="en-US"/>
        </w:rPr>
      </w:pPr>
      <w:r w:rsidRPr="00451329">
        <w:rPr>
          <w:rFonts w:eastAsia="Calibri"/>
          <w:bCs/>
          <w:lang w:val="en-US"/>
        </w:rPr>
        <w:t>‘I am eating it.’</w:t>
      </w:r>
    </w:p>
    <w:p w14:paraId="779E990D" w14:textId="77777777" w:rsidR="00454BDB" w:rsidRPr="00451329" w:rsidRDefault="00454BDB" w:rsidP="00E558A6">
      <w:pPr>
        <w:pStyle w:val="ab"/>
        <w:spacing w:line="276" w:lineRule="auto"/>
        <w:ind w:left="1418" w:right="395" w:hanging="284"/>
        <w:jc w:val="both"/>
        <w:rPr>
          <w:rFonts w:ascii="Times New Roman" w:hAnsi="Times New Roman" w:cs="Times New Roman"/>
          <w:lang w:val="en-US"/>
        </w:rPr>
      </w:pPr>
      <w:r w:rsidRPr="00451329">
        <w:rPr>
          <w:rFonts w:ascii="Times New Roman" w:eastAsia="Calibri" w:hAnsi="Times New Roman" w:cs="Times New Roman"/>
          <w:bCs/>
          <w:noProof/>
          <w:lang w:val="en-US"/>
        </w:rPr>
        <w:drawing>
          <wp:inline distT="0" distB="0" distL="0" distR="0" wp14:anchorId="72B89852" wp14:editId="2EB87747">
            <wp:extent cx="3143250" cy="22882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3149916" cy="2293108"/>
                    </a:xfrm>
                    <a:prstGeom prst="rect">
                      <a:avLst/>
                    </a:prstGeom>
                    <a:ln>
                      <a:noFill/>
                    </a:ln>
                    <a:extLst>
                      <a:ext uri="{53640926-AAD7-44D8-BBD7-CCE9431645EC}">
                        <a14:shadowObscured xmlns:a14="http://schemas.microsoft.com/office/drawing/2010/main"/>
                      </a:ext>
                    </a:extLst>
                  </pic:spPr>
                </pic:pic>
              </a:graphicData>
            </a:graphic>
          </wp:inline>
        </w:drawing>
      </w:r>
    </w:p>
    <w:p w14:paraId="1A628169" w14:textId="77777777" w:rsidR="00454BDB" w:rsidRPr="00451329" w:rsidRDefault="00454BDB" w:rsidP="00E558A6">
      <w:pPr>
        <w:spacing w:line="276" w:lineRule="auto"/>
        <w:ind w:right="395"/>
        <w:jc w:val="both"/>
        <w:rPr>
          <w:lang w:val="en-US"/>
        </w:rPr>
      </w:pPr>
    </w:p>
    <w:p w14:paraId="500B4C05" w14:textId="77777777" w:rsidR="00454BDB" w:rsidRPr="00451329" w:rsidRDefault="00454BDB" w:rsidP="00E558A6">
      <w:pPr>
        <w:spacing w:line="276" w:lineRule="auto"/>
        <w:ind w:right="395"/>
        <w:jc w:val="both"/>
        <w:rPr>
          <w:lang w:val="en-US"/>
        </w:rPr>
      </w:pPr>
      <w:r w:rsidRPr="00451329">
        <w:rPr>
          <w:lang w:val="en-US"/>
        </w:rPr>
        <w:t>The structure in (42) is a locative structure: the subject is located in a position within the indefinite event expressed by the embedded infinitival verb. While in (29) we have been saying that the subject is centrally located within the event denoted by the embedded lexical verb, in (42) the subject is located (not centrally) within the event. In fact, we also find this type of progressive construction with states (43) and achievements (44) that were banned for the aspectual inflected construction. In (43) and (44) the interpretation of the sentence is inchoative: the subject is located in the starting point of the event denoted by the embedded verb.</w:t>
      </w:r>
    </w:p>
    <w:p w14:paraId="5C704277" w14:textId="77777777" w:rsidR="00454BDB" w:rsidRPr="00451329" w:rsidRDefault="00454BDB" w:rsidP="00E558A6">
      <w:pPr>
        <w:spacing w:line="276" w:lineRule="auto"/>
        <w:ind w:right="395"/>
        <w:jc w:val="both"/>
        <w:rPr>
          <w:lang w:val="en-US"/>
        </w:rPr>
      </w:pPr>
    </w:p>
    <w:p w14:paraId="59B2C996" w14:textId="77777777" w:rsidR="00C22B50" w:rsidRPr="00451329" w:rsidRDefault="00454BDB" w:rsidP="00E558A6">
      <w:pPr>
        <w:spacing w:line="276" w:lineRule="auto"/>
        <w:ind w:right="395"/>
        <w:jc w:val="both"/>
        <w:rPr>
          <w:lang w:val="en-US"/>
        </w:rPr>
      </w:pPr>
      <w:r w:rsidRPr="00451329">
        <w:rPr>
          <w:lang w:val="en-US"/>
        </w:rPr>
        <w:t>(43)</w:t>
      </w:r>
      <w:r w:rsidRPr="00451329">
        <w:rPr>
          <w:lang w:val="en-US"/>
        </w:rPr>
        <w:tab/>
      </w:r>
      <w:r w:rsidR="00C22B50" w:rsidRPr="00451329">
        <w:rPr>
          <w:lang w:val="en-US"/>
        </w:rPr>
        <w:t>State</w:t>
      </w:r>
    </w:p>
    <w:p w14:paraId="3AEC7116" w14:textId="77777777" w:rsidR="00454BDB" w:rsidRPr="00451329" w:rsidRDefault="00454BDB" w:rsidP="00E558A6">
      <w:pPr>
        <w:spacing w:line="276" w:lineRule="auto"/>
        <w:ind w:right="395" w:firstLine="643"/>
        <w:jc w:val="both"/>
        <w:rPr>
          <w:lang w:val="en-US"/>
        </w:rPr>
      </w:pPr>
      <w:r w:rsidRPr="00451329">
        <w:rPr>
          <w:lang w:val="en-US"/>
        </w:rPr>
        <w:t xml:space="preserve">Stek </w:t>
      </w:r>
      <w:r w:rsidRPr="00451329">
        <w:rPr>
          <w:lang w:val="en-US"/>
        </w:rPr>
        <w:tab/>
      </w:r>
      <w:r w:rsidRPr="00451329">
        <w:rPr>
          <w:lang w:val="en-US"/>
        </w:rPr>
        <w:tab/>
        <w:t>a</w:t>
      </w:r>
      <w:r w:rsidRPr="00451329">
        <w:rPr>
          <w:lang w:val="en-US"/>
        </w:rPr>
        <w:tab/>
        <w:t>sa</w:t>
      </w:r>
      <w:r w:rsidRPr="00451329">
        <w:rPr>
          <w:rFonts w:eastAsia="Calibri"/>
          <w:lang w:val="en-US"/>
        </w:rPr>
        <w:t>ˈ</w:t>
      </w:r>
      <w:r w:rsidRPr="00451329">
        <w:rPr>
          <w:lang w:val="en-US"/>
        </w:rPr>
        <w:t>pe</w:t>
      </w:r>
      <w:r w:rsidR="00C22B50" w:rsidRPr="00451329">
        <w:rPr>
          <w:lang w:val="en-US"/>
        </w:rPr>
        <w:t>.</w:t>
      </w:r>
      <w:r w:rsidRPr="00451329">
        <w:rPr>
          <w:lang w:val="en-US"/>
        </w:rPr>
        <w:tab/>
      </w:r>
      <w:r w:rsidRPr="00451329">
        <w:rPr>
          <w:lang w:val="en-US"/>
        </w:rPr>
        <w:tab/>
        <w:t xml:space="preserve"> </w:t>
      </w:r>
    </w:p>
    <w:p w14:paraId="1BBB1A8F" w14:textId="77777777" w:rsidR="00454BDB" w:rsidRPr="00451329" w:rsidRDefault="00454BDB" w:rsidP="00E558A6">
      <w:pPr>
        <w:spacing w:line="276" w:lineRule="auto"/>
        <w:ind w:left="300" w:right="395" w:firstLine="343"/>
        <w:jc w:val="both"/>
        <w:rPr>
          <w:lang w:val="en-US"/>
        </w:rPr>
      </w:pPr>
      <w:r w:rsidRPr="00451329">
        <w:rPr>
          <w:lang w:val="en-US"/>
        </w:rPr>
        <w:t>stay.</w:t>
      </w:r>
      <w:r w:rsidRPr="00451329">
        <w:rPr>
          <w:smallCaps/>
          <w:lang w:val="en-US"/>
        </w:rPr>
        <w:t>1sg</w:t>
      </w:r>
      <w:r w:rsidRPr="00451329">
        <w:rPr>
          <w:smallCaps/>
          <w:lang w:val="en-US"/>
        </w:rPr>
        <w:tab/>
      </w:r>
      <w:r w:rsidRPr="00451329">
        <w:rPr>
          <w:lang w:val="en-US"/>
        </w:rPr>
        <w:t>at</w:t>
      </w:r>
      <w:r w:rsidRPr="00451329">
        <w:rPr>
          <w:lang w:val="en-US"/>
        </w:rPr>
        <w:tab/>
        <w:t>know.</w:t>
      </w:r>
      <w:r w:rsidRPr="00451329">
        <w:rPr>
          <w:smallCaps/>
          <w:lang w:val="en-US"/>
        </w:rPr>
        <w:t>inf</w:t>
      </w:r>
      <w:r w:rsidRPr="00451329">
        <w:rPr>
          <w:smallCaps/>
          <w:lang w:val="en-US"/>
        </w:rPr>
        <w:tab/>
      </w:r>
      <w:r w:rsidRPr="00451329">
        <w:rPr>
          <w:lang w:val="en-US"/>
        </w:rPr>
        <w:t xml:space="preserve"> </w:t>
      </w:r>
    </w:p>
    <w:p w14:paraId="73F690F3" w14:textId="77777777" w:rsidR="00454BDB" w:rsidRPr="00451329" w:rsidRDefault="00454BDB" w:rsidP="00E558A6">
      <w:pPr>
        <w:spacing w:line="276" w:lineRule="auto"/>
        <w:ind w:left="300" w:right="395" w:firstLine="300"/>
        <w:jc w:val="both"/>
        <w:rPr>
          <w:lang w:val="en-US"/>
        </w:rPr>
      </w:pPr>
      <w:r w:rsidRPr="00451329">
        <w:rPr>
          <w:lang w:val="en-US"/>
        </w:rPr>
        <w:t xml:space="preserve">‘I am realizing it.’ (=‘I am starting to know.’) </w:t>
      </w:r>
    </w:p>
    <w:p w14:paraId="5523B289" w14:textId="77777777" w:rsidR="00454BDB" w:rsidRPr="00451329" w:rsidRDefault="00454BDB" w:rsidP="00E558A6">
      <w:pPr>
        <w:pStyle w:val="ab"/>
        <w:spacing w:line="276" w:lineRule="auto"/>
        <w:ind w:left="851" w:right="395"/>
        <w:jc w:val="both"/>
        <w:rPr>
          <w:rFonts w:ascii="Times New Roman" w:hAnsi="Times New Roman" w:cs="Times New Roman"/>
          <w:lang w:val="en-US"/>
        </w:rPr>
      </w:pPr>
    </w:p>
    <w:p w14:paraId="55852023" w14:textId="77777777" w:rsidR="00C22B50" w:rsidRPr="00451329" w:rsidRDefault="00454BDB" w:rsidP="00E558A6">
      <w:pPr>
        <w:spacing w:line="276" w:lineRule="auto"/>
        <w:ind w:right="395"/>
        <w:jc w:val="both"/>
        <w:rPr>
          <w:lang w:val="en-US"/>
        </w:rPr>
      </w:pPr>
      <w:r w:rsidRPr="00451329">
        <w:rPr>
          <w:lang w:val="en-US"/>
        </w:rPr>
        <w:t>(44)</w:t>
      </w:r>
      <w:r w:rsidRPr="00451329">
        <w:rPr>
          <w:lang w:val="en-US"/>
        </w:rPr>
        <w:tab/>
      </w:r>
      <w:r w:rsidR="00C22B50" w:rsidRPr="00451329">
        <w:rPr>
          <w:lang w:val="en-US"/>
        </w:rPr>
        <w:t>Achievement</w:t>
      </w:r>
    </w:p>
    <w:p w14:paraId="6F2ECDE8" w14:textId="77777777" w:rsidR="00454BDB" w:rsidRPr="00451329" w:rsidRDefault="00454BDB" w:rsidP="00E558A6">
      <w:pPr>
        <w:spacing w:line="276" w:lineRule="auto"/>
        <w:ind w:right="395" w:firstLine="600"/>
        <w:jc w:val="both"/>
        <w:rPr>
          <w:lang w:val="en-US"/>
        </w:rPr>
      </w:pPr>
      <w:r w:rsidRPr="00451329">
        <w:rPr>
          <w:lang w:val="en-US"/>
        </w:rPr>
        <w:t xml:space="preserve">Stek </w:t>
      </w:r>
      <w:r w:rsidRPr="00451329">
        <w:rPr>
          <w:lang w:val="en-US"/>
        </w:rPr>
        <w:tab/>
      </w:r>
      <w:r w:rsidRPr="00451329">
        <w:rPr>
          <w:lang w:val="en-US"/>
        </w:rPr>
        <w:tab/>
        <w:t>a</w:t>
      </w:r>
      <w:r w:rsidRPr="00451329">
        <w:rPr>
          <w:lang w:val="en-US"/>
        </w:rPr>
        <w:tab/>
      </w:r>
      <w:r w:rsidRPr="00451329">
        <w:rPr>
          <w:bCs/>
          <w:lang w:val="en-US"/>
        </w:rPr>
        <w:t>can</w:t>
      </w:r>
      <w:r w:rsidRPr="00451329">
        <w:rPr>
          <w:rFonts w:eastAsia="Calibri"/>
          <w:bCs/>
          <w:lang w:val="en-US"/>
        </w:rPr>
        <w:t>əʃə</w:t>
      </w:r>
      <w:r w:rsidRPr="00451329">
        <w:rPr>
          <w:bCs/>
          <w:lang w:val="en-US"/>
        </w:rPr>
        <w:t xml:space="preserve"> </w:t>
      </w:r>
      <w:r w:rsidRPr="00451329">
        <w:rPr>
          <w:bCs/>
          <w:lang w:val="en-US"/>
        </w:rPr>
        <w:tab/>
      </w:r>
      <w:r w:rsidRPr="00451329">
        <w:rPr>
          <w:lang w:val="en-US"/>
        </w:rPr>
        <w:t>u</w:t>
      </w:r>
      <w:r w:rsidRPr="00451329">
        <w:rPr>
          <w:lang w:val="en-US"/>
        </w:rPr>
        <w:tab/>
        <w:t>‘senn</w:t>
      </w:r>
      <w:r w:rsidRPr="00451329">
        <w:rPr>
          <w:rFonts w:eastAsia="Calibri"/>
          <w:lang w:val="en-US"/>
        </w:rPr>
        <w:t>ə</w:t>
      </w:r>
      <w:r w:rsidRPr="00451329">
        <w:rPr>
          <w:lang w:val="en-US"/>
        </w:rPr>
        <w:t>k</w:t>
      </w:r>
      <w:r w:rsidRPr="00451329">
        <w:rPr>
          <w:rFonts w:eastAsia="Calibri"/>
          <w:lang w:val="en-US"/>
        </w:rPr>
        <w:t>ə</w:t>
      </w:r>
      <w:r w:rsidR="00C22B50" w:rsidRPr="00451329">
        <w:rPr>
          <w:rFonts w:eastAsia="Calibri"/>
          <w:lang w:val="en-US"/>
        </w:rPr>
        <w:t>.</w:t>
      </w:r>
    </w:p>
    <w:p w14:paraId="719E2C66" w14:textId="77777777" w:rsidR="00454BDB" w:rsidRPr="00451329" w:rsidRDefault="00454BDB" w:rsidP="00E558A6">
      <w:pPr>
        <w:spacing w:line="276" w:lineRule="auto"/>
        <w:ind w:left="300" w:right="395" w:firstLine="300"/>
        <w:jc w:val="both"/>
        <w:rPr>
          <w:lang w:val="en-US"/>
        </w:rPr>
      </w:pPr>
      <w:r w:rsidRPr="00451329">
        <w:rPr>
          <w:lang w:val="en-US"/>
        </w:rPr>
        <w:t>stay.</w:t>
      </w:r>
      <w:r w:rsidRPr="00451329">
        <w:rPr>
          <w:smallCaps/>
          <w:lang w:val="en-US"/>
        </w:rPr>
        <w:t>1sg</w:t>
      </w:r>
      <w:r w:rsidRPr="00451329">
        <w:rPr>
          <w:smallCaps/>
          <w:lang w:val="en-US"/>
        </w:rPr>
        <w:tab/>
      </w:r>
      <w:r w:rsidRPr="00451329">
        <w:rPr>
          <w:lang w:val="en-US"/>
        </w:rPr>
        <w:t xml:space="preserve">at </w:t>
      </w:r>
      <w:r w:rsidRPr="00451329">
        <w:rPr>
          <w:lang w:val="en-US"/>
        </w:rPr>
        <w:tab/>
        <w:t>know.</w:t>
      </w:r>
      <w:r w:rsidRPr="00451329">
        <w:rPr>
          <w:smallCaps/>
          <w:lang w:val="en-US"/>
        </w:rPr>
        <w:t>inf</w:t>
      </w:r>
      <w:r w:rsidRPr="00451329">
        <w:rPr>
          <w:smallCaps/>
          <w:lang w:val="en-US"/>
        </w:rPr>
        <w:tab/>
      </w:r>
      <w:r w:rsidRPr="00451329">
        <w:rPr>
          <w:lang w:val="en-US"/>
        </w:rPr>
        <w:t xml:space="preserve">the </w:t>
      </w:r>
      <w:r w:rsidRPr="00451329">
        <w:rPr>
          <w:lang w:val="en-US"/>
        </w:rPr>
        <w:tab/>
        <w:t xml:space="preserve">mayor </w:t>
      </w:r>
    </w:p>
    <w:p w14:paraId="5C1A2D47" w14:textId="77777777" w:rsidR="00454BDB" w:rsidRPr="00451329" w:rsidRDefault="00454BDB" w:rsidP="00E558A6">
      <w:pPr>
        <w:spacing w:line="276" w:lineRule="auto"/>
        <w:ind w:left="300" w:right="395" w:firstLine="300"/>
        <w:jc w:val="both"/>
        <w:rPr>
          <w:lang w:val="en-US"/>
        </w:rPr>
      </w:pPr>
      <w:r w:rsidRPr="00451329">
        <w:rPr>
          <w:lang w:val="en-US"/>
        </w:rPr>
        <w:t>‘I am getting in touch with the mayor.’</w:t>
      </w:r>
    </w:p>
    <w:p w14:paraId="7347F01B" w14:textId="77777777" w:rsidR="00454BDB" w:rsidRPr="00451329" w:rsidRDefault="00454BDB" w:rsidP="00E558A6">
      <w:pPr>
        <w:spacing w:line="276" w:lineRule="auto"/>
        <w:ind w:left="709" w:right="395"/>
        <w:jc w:val="both"/>
        <w:rPr>
          <w:lang w:val="en-US"/>
        </w:rPr>
      </w:pPr>
    </w:p>
    <w:p w14:paraId="29D32A8E" w14:textId="77777777" w:rsidR="00454BDB" w:rsidRPr="00451329" w:rsidRDefault="00454BDB" w:rsidP="00E558A6">
      <w:pPr>
        <w:spacing w:line="276" w:lineRule="auto"/>
        <w:ind w:right="395"/>
        <w:jc w:val="both"/>
        <w:rPr>
          <w:lang w:val="en-US"/>
        </w:rPr>
      </w:pPr>
      <w:r w:rsidRPr="00451329">
        <w:rPr>
          <w:lang w:val="en-US"/>
        </w:rPr>
        <w:t xml:space="preserve">These constructions do not identify a unique event. Similarly to the asyndetic imperative constructions in Neapolitan (Ledgeway 1997) in (6) and (7), these constructions may be </w:t>
      </w:r>
      <w:r w:rsidRPr="00451329">
        <w:rPr>
          <w:lang w:val="en-US"/>
        </w:rPr>
        <w:lastRenderedPageBreak/>
        <w:t>decomposed into two subevents: the auxiliary denotes both a truly locative and a progressive periphrasis.</w:t>
      </w:r>
      <w:r w:rsidRPr="00451329">
        <w:rPr>
          <w:vertAlign w:val="superscript"/>
        </w:rPr>
        <w:footnoteReference w:id="15"/>
      </w:r>
      <w:r w:rsidRPr="00451329">
        <w:rPr>
          <w:lang w:val="en-US"/>
        </w:rPr>
        <w:t xml:space="preserve"> Due the indefiniteness of the infinitival verb in CP</w:t>
      </w:r>
      <w:r w:rsidRPr="00451329">
        <w:rPr>
          <w:vertAlign w:val="subscript"/>
          <w:lang w:val="en-US"/>
        </w:rPr>
        <w:t>I</w:t>
      </w:r>
      <w:r w:rsidRPr="00451329">
        <w:rPr>
          <w:lang w:val="en-US"/>
        </w:rPr>
        <w:t>, the subject is controlled by the matrix subject.</w:t>
      </w:r>
      <w:r w:rsidRPr="00451329">
        <w:rPr>
          <w:vertAlign w:val="superscript"/>
        </w:rPr>
        <w:footnoteReference w:id="16"/>
      </w:r>
      <w:r w:rsidRPr="00451329">
        <w:rPr>
          <w:lang w:val="en-US"/>
        </w:rPr>
        <w:t xml:space="preserve"> This is confirmed by the presence of the accusative enclitic, (41-42). No special forms are found for the matrix auxiliary with the uninflected construction (compare the specialized matrix auxiliary for the inflected construction in the varieties of Putignano, Martina Franca and Mesagne) and the connecting element can never be omitted. Nevertheless, the aspectual infinitive constructions with the verb </w:t>
      </w:r>
      <w:r w:rsidRPr="00451329">
        <w:rPr>
          <w:i/>
          <w:lang w:val="en-US"/>
        </w:rPr>
        <w:t>stay</w:t>
      </w:r>
      <w:r w:rsidRPr="00451329">
        <w:rPr>
          <w:lang w:val="en-US"/>
        </w:rPr>
        <w:t xml:space="preserve"> are still interpreted as progressive constructions: they are the sole progressive forms available for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(§5) and they mark an ambiguous progressive form. The next section is devoted to sketching the aspectual differences between the inflected and non-inflected aspectual progressive constructions. </w:t>
      </w:r>
    </w:p>
    <w:p w14:paraId="25144F0C" w14:textId="77777777" w:rsidR="00C22B50" w:rsidRPr="00451329" w:rsidRDefault="00C22B50" w:rsidP="00E558A6">
      <w:pPr>
        <w:spacing w:line="276" w:lineRule="auto"/>
        <w:ind w:right="395"/>
        <w:jc w:val="both"/>
        <w:rPr>
          <w:lang w:val="en-US"/>
        </w:rPr>
      </w:pPr>
    </w:p>
    <w:p w14:paraId="17294173" w14:textId="77777777" w:rsidR="00454BDB" w:rsidRPr="00451329" w:rsidRDefault="00C22B50" w:rsidP="00E558A6">
      <w:pPr>
        <w:pStyle w:val="lsSection1"/>
      </w:pPr>
      <w:r w:rsidRPr="00451329">
        <w:t xml:space="preserve">5. </w:t>
      </w:r>
      <w:r w:rsidR="00454BDB" w:rsidRPr="00451329">
        <w:t>Aspectual analysis of the inflected and non-inflected progressive constructions</w:t>
      </w:r>
    </w:p>
    <w:p w14:paraId="24C09433" w14:textId="77777777" w:rsidR="00454BDB" w:rsidRPr="00451329" w:rsidRDefault="00454BDB" w:rsidP="00E558A6">
      <w:pPr>
        <w:spacing w:line="276" w:lineRule="auto"/>
        <w:rPr>
          <w:lang w:val="en-US"/>
        </w:rPr>
      </w:pPr>
      <w:r w:rsidRPr="00451329">
        <w:rPr>
          <w:lang w:val="en-US"/>
        </w:rPr>
        <w:t>Both inflected and uninflected aspectual progressive constructions are interpreted as truly progressive: in both cases the event entails an ongoing reading (as in Arosio 2011 among others).</w:t>
      </w:r>
      <w:r w:rsidRPr="00451329">
        <w:rPr>
          <w:rStyle w:val="a4"/>
          <w:lang w:val="en-US"/>
        </w:rPr>
        <w:footnoteReference w:id="17"/>
      </w:r>
      <w:r w:rsidRPr="00451329">
        <w:rPr>
          <w:lang w:val="en-US"/>
        </w:rPr>
        <w:t xml:space="preserve"> In other words, the event does not have an entailment of termination. So, for example, telic events with a natural endpoint, such as ‘eat the bread’, are interpreted as unfinished both in inflected (45) and non-inflected constructions (46). </w:t>
      </w:r>
    </w:p>
    <w:p w14:paraId="0B021D95" w14:textId="77777777" w:rsidR="00454BDB" w:rsidRPr="00451329" w:rsidRDefault="00454BDB" w:rsidP="00E558A6">
      <w:pPr>
        <w:spacing w:line="276" w:lineRule="auto"/>
        <w:rPr>
          <w:lang w:val="en-US"/>
        </w:rPr>
      </w:pPr>
    </w:p>
    <w:p w14:paraId="6B358151" w14:textId="77777777" w:rsidR="00C22B50" w:rsidRPr="00451329" w:rsidRDefault="00454BDB" w:rsidP="00E558A6">
      <w:pPr>
        <w:spacing w:line="276" w:lineRule="auto"/>
        <w:rPr>
          <w:lang w:val="en-US"/>
        </w:rPr>
      </w:pPr>
      <w:r w:rsidRPr="00451329">
        <w:rPr>
          <w:lang w:val="en-US"/>
        </w:rPr>
        <w:t>(45)</w:t>
      </w:r>
      <w:r w:rsidRPr="00451329">
        <w:rPr>
          <w:lang w:val="en-US"/>
        </w:rPr>
        <w:tab/>
      </w:r>
      <w:r w:rsidR="00C22B50" w:rsidRPr="00451329">
        <w:rPr>
          <w:lang w:val="en-US"/>
        </w:rPr>
        <w:t>Inflected construction</w:t>
      </w:r>
    </w:p>
    <w:p w14:paraId="7EAEF65C" w14:textId="77777777" w:rsidR="00454BDB" w:rsidRPr="00451329" w:rsidRDefault="00454BDB" w:rsidP="00E558A6">
      <w:pPr>
        <w:spacing w:line="276" w:lineRule="auto"/>
        <w:ind w:firstLine="643"/>
        <w:rPr>
          <w:lang w:val="en-US"/>
        </w:rPr>
      </w:pPr>
      <w:r w:rsidRPr="00451329">
        <w:rPr>
          <w:lang w:val="en-US"/>
        </w:rPr>
        <w:t xml:space="preserve">Stek </w:t>
      </w:r>
      <w:r w:rsidRPr="00451329">
        <w:rPr>
          <w:lang w:val="en-US"/>
        </w:rPr>
        <w:tab/>
      </w:r>
      <w:r w:rsidRPr="00451329">
        <w:rPr>
          <w:lang w:val="en-US"/>
        </w:rPr>
        <w:tab/>
        <w:t>a</w:t>
      </w:r>
      <w:r w:rsidRPr="00451329">
        <w:rPr>
          <w:lang w:val="en-US"/>
        </w:rPr>
        <w:tab/>
        <w:t>mand</w:t>
      </w:r>
      <w:r w:rsidRPr="00451329">
        <w:rPr>
          <w:rFonts w:eastAsia="Calibri"/>
          <w:lang w:val="en-US"/>
        </w:rPr>
        <w:t>ʒə</w:t>
      </w:r>
      <w:r w:rsidRPr="00451329">
        <w:rPr>
          <w:lang w:val="en-US"/>
        </w:rPr>
        <w:t xml:space="preserve"> </w:t>
      </w:r>
      <w:r w:rsidRPr="00451329">
        <w:rPr>
          <w:lang w:val="en-US"/>
        </w:rPr>
        <w:tab/>
        <w:t>u</w:t>
      </w:r>
      <w:r w:rsidRPr="00451329">
        <w:rPr>
          <w:lang w:val="en-US"/>
        </w:rPr>
        <w:tab/>
        <w:t>p</w:t>
      </w:r>
      <w:r w:rsidRPr="00451329">
        <w:rPr>
          <w:rFonts w:eastAsia="Calibri"/>
          <w:lang w:val="en-US"/>
        </w:rPr>
        <w:t>a</w:t>
      </w:r>
      <w:r w:rsidRPr="00451329">
        <w:rPr>
          <w:lang w:val="en-US"/>
        </w:rPr>
        <w:t>nin</w:t>
      </w:r>
      <w:r w:rsidRPr="00451329">
        <w:rPr>
          <w:rFonts w:eastAsia="Calibri"/>
          <w:lang w:val="en-US"/>
        </w:rPr>
        <w:t>ə</w:t>
      </w:r>
      <w:r w:rsidRPr="00451329">
        <w:rPr>
          <w:lang w:val="en-US"/>
        </w:rPr>
        <w:tab/>
      </w:r>
      <w:r w:rsidR="00C22B50" w:rsidRPr="00451329">
        <w:rPr>
          <w:lang w:val="en-US"/>
        </w:rPr>
        <w:t>.</w:t>
      </w:r>
      <w:r w:rsidRPr="00451329">
        <w:rPr>
          <w:lang w:val="en-US"/>
        </w:rPr>
        <w:t xml:space="preserve"> </w:t>
      </w:r>
    </w:p>
    <w:p w14:paraId="192E2408" w14:textId="77777777" w:rsidR="00454BDB" w:rsidRPr="00451329" w:rsidRDefault="00454BDB" w:rsidP="00E558A6">
      <w:pPr>
        <w:spacing w:line="276" w:lineRule="auto"/>
        <w:ind w:firstLine="643"/>
        <w:rPr>
          <w:lang w:val="en-US"/>
        </w:rPr>
      </w:pPr>
      <w:r w:rsidRPr="00451329">
        <w:rPr>
          <w:lang w:val="en-US"/>
        </w:rPr>
        <w:t>stay.</w:t>
      </w:r>
      <w:r w:rsidRPr="00451329">
        <w:rPr>
          <w:smallCaps/>
          <w:lang w:val="en-US"/>
        </w:rPr>
        <w:t>1sg</w:t>
      </w:r>
      <w:r w:rsidRPr="00451329">
        <w:rPr>
          <w:smallCaps/>
          <w:lang w:val="en-US"/>
        </w:rPr>
        <w:tab/>
      </w:r>
      <w:r w:rsidRPr="00451329">
        <w:rPr>
          <w:lang w:val="en-US"/>
        </w:rPr>
        <w:t>to</w:t>
      </w:r>
      <w:r w:rsidRPr="00451329">
        <w:rPr>
          <w:lang w:val="en-US"/>
        </w:rPr>
        <w:tab/>
        <w:t>eat.</w:t>
      </w:r>
      <w:r w:rsidRPr="00451329">
        <w:rPr>
          <w:smallCaps/>
          <w:lang w:val="en-US"/>
        </w:rPr>
        <w:t>1sg</w:t>
      </w:r>
      <w:r w:rsidRPr="00451329">
        <w:rPr>
          <w:smallCaps/>
          <w:lang w:val="en-US"/>
        </w:rPr>
        <w:tab/>
      </w:r>
      <w:r w:rsidRPr="00451329">
        <w:rPr>
          <w:lang w:val="en-US"/>
        </w:rPr>
        <w:t xml:space="preserve">the </w:t>
      </w:r>
      <w:r w:rsidRPr="00451329">
        <w:rPr>
          <w:lang w:val="en-US"/>
        </w:rPr>
        <w:tab/>
        <w:t xml:space="preserve">sandwich </w:t>
      </w:r>
    </w:p>
    <w:p w14:paraId="1A28FD15" w14:textId="77777777" w:rsidR="00454BDB" w:rsidRPr="00451329" w:rsidRDefault="00454BDB" w:rsidP="00E558A6">
      <w:pPr>
        <w:spacing w:line="276" w:lineRule="auto"/>
        <w:ind w:firstLine="643"/>
        <w:rPr>
          <w:lang w:val="en-US"/>
        </w:rPr>
      </w:pPr>
      <w:r w:rsidRPr="00451329">
        <w:rPr>
          <w:lang w:val="en-US"/>
        </w:rPr>
        <w:t>‘I am eating the bread.’</w:t>
      </w:r>
    </w:p>
    <w:p w14:paraId="3181CE9E" w14:textId="77777777" w:rsidR="00454BDB" w:rsidRPr="00451329" w:rsidRDefault="00454BDB" w:rsidP="00E558A6">
      <w:pPr>
        <w:spacing w:line="276" w:lineRule="auto"/>
        <w:ind w:firstLine="643"/>
        <w:rPr>
          <w:lang w:val="en-US"/>
        </w:rPr>
      </w:pPr>
      <w:r w:rsidRPr="00451329">
        <w:rPr>
          <w:lang w:val="en-US"/>
        </w:rPr>
        <w:t>I HAVE NOT EATEN THE BREAD</w:t>
      </w:r>
    </w:p>
    <w:p w14:paraId="5BE061E2" w14:textId="77777777" w:rsidR="00454BDB" w:rsidRPr="00451329" w:rsidRDefault="00454BDB" w:rsidP="00E558A6">
      <w:pPr>
        <w:spacing w:line="276" w:lineRule="auto"/>
        <w:rPr>
          <w:lang w:val="en-US"/>
        </w:rPr>
      </w:pPr>
    </w:p>
    <w:p w14:paraId="4A17F6D0" w14:textId="77777777" w:rsidR="00C22B50" w:rsidRPr="00451329" w:rsidRDefault="00454BDB" w:rsidP="00E558A6">
      <w:pPr>
        <w:spacing w:line="276" w:lineRule="auto"/>
        <w:rPr>
          <w:rFonts w:eastAsia="Calibri"/>
          <w:lang w:val="en-US"/>
        </w:rPr>
      </w:pPr>
      <w:r w:rsidRPr="00451329">
        <w:rPr>
          <w:lang w:val="en-US"/>
        </w:rPr>
        <w:t>(46)</w:t>
      </w:r>
      <w:r w:rsidRPr="00451329">
        <w:rPr>
          <w:lang w:val="en-US"/>
        </w:rPr>
        <w:tab/>
      </w:r>
      <w:r w:rsidR="00C22B50" w:rsidRPr="00451329">
        <w:rPr>
          <w:rFonts w:eastAsia="Calibri"/>
          <w:lang w:val="en-US"/>
        </w:rPr>
        <w:t>Uninflected construction</w:t>
      </w:r>
    </w:p>
    <w:p w14:paraId="14646FFE" w14:textId="77777777" w:rsidR="00454BDB" w:rsidRPr="00451329" w:rsidRDefault="00454BDB" w:rsidP="00E558A6">
      <w:pPr>
        <w:spacing w:line="276" w:lineRule="auto"/>
        <w:ind w:firstLine="643"/>
        <w:rPr>
          <w:lang w:val="en-US"/>
        </w:rPr>
      </w:pPr>
      <w:r w:rsidRPr="00451329">
        <w:rPr>
          <w:lang w:val="en-US"/>
        </w:rPr>
        <w:t xml:space="preserve">Stek </w:t>
      </w:r>
      <w:r w:rsidRPr="00451329">
        <w:rPr>
          <w:lang w:val="en-US"/>
        </w:rPr>
        <w:tab/>
      </w:r>
      <w:r w:rsidRPr="00451329">
        <w:rPr>
          <w:lang w:val="en-US"/>
        </w:rPr>
        <w:tab/>
        <w:t>a</w:t>
      </w:r>
      <w:r w:rsidRPr="00451329">
        <w:rPr>
          <w:lang w:val="en-US"/>
        </w:rPr>
        <w:tab/>
        <w:t>man’d</w:t>
      </w:r>
      <w:r w:rsidRPr="00451329">
        <w:rPr>
          <w:rFonts w:eastAsia="Calibri"/>
          <w:lang w:val="en-US"/>
        </w:rPr>
        <w:t>ʒɛ</w:t>
      </w:r>
      <w:r w:rsidRPr="00451329">
        <w:rPr>
          <w:rFonts w:eastAsia="Calibri"/>
          <w:lang w:val="en-US"/>
        </w:rPr>
        <w:tab/>
      </w:r>
      <w:r w:rsidRPr="00451329">
        <w:rPr>
          <w:lang w:val="en-US"/>
        </w:rPr>
        <w:t>u</w:t>
      </w:r>
      <w:r w:rsidRPr="00451329">
        <w:rPr>
          <w:lang w:val="en-US"/>
        </w:rPr>
        <w:tab/>
        <w:t>p</w:t>
      </w:r>
      <w:r w:rsidRPr="00451329">
        <w:rPr>
          <w:rFonts w:eastAsia="Calibri"/>
          <w:lang w:val="en-US"/>
        </w:rPr>
        <w:t>ɜ</w:t>
      </w:r>
      <w:r w:rsidRPr="00451329">
        <w:rPr>
          <w:lang w:val="en-US"/>
        </w:rPr>
        <w:t>nin</w:t>
      </w:r>
      <w:r w:rsidRPr="00451329">
        <w:rPr>
          <w:rFonts w:eastAsia="Calibri"/>
          <w:lang w:val="en-US"/>
        </w:rPr>
        <w:t>ə</w:t>
      </w:r>
      <w:r w:rsidR="00C22B50" w:rsidRPr="00451329">
        <w:rPr>
          <w:rFonts w:eastAsia="Calibri"/>
          <w:lang w:val="en-US"/>
        </w:rPr>
        <w:t>.</w:t>
      </w:r>
      <w:r w:rsidRPr="00451329">
        <w:rPr>
          <w:rFonts w:eastAsia="Calibri"/>
          <w:lang w:val="en-US"/>
        </w:rPr>
        <w:tab/>
      </w:r>
      <w:r w:rsidRPr="00451329">
        <w:rPr>
          <w:rFonts w:eastAsia="Calibri"/>
          <w:lang w:val="en-US"/>
        </w:rPr>
        <w:tab/>
        <w:t xml:space="preserve"> </w:t>
      </w:r>
    </w:p>
    <w:p w14:paraId="6C29225C" w14:textId="77777777" w:rsidR="00454BDB" w:rsidRPr="00451329" w:rsidRDefault="00454BDB" w:rsidP="00E558A6">
      <w:pPr>
        <w:spacing w:line="276" w:lineRule="auto"/>
        <w:ind w:firstLine="643"/>
        <w:rPr>
          <w:lang w:val="en-US"/>
        </w:rPr>
      </w:pPr>
      <w:r w:rsidRPr="00451329">
        <w:rPr>
          <w:lang w:val="en-US"/>
        </w:rPr>
        <w:t>stay.</w:t>
      </w:r>
      <w:r w:rsidRPr="00451329">
        <w:rPr>
          <w:smallCaps/>
          <w:lang w:val="en-US"/>
        </w:rPr>
        <w:t>1sg</w:t>
      </w:r>
      <w:r w:rsidRPr="00451329">
        <w:rPr>
          <w:smallCaps/>
          <w:lang w:val="en-US"/>
        </w:rPr>
        <w:tab/>
      </w:r>
      <w:r w:rsidRPr="00451329">
        <w:rPr>
          <w:lang w:val="en-US"/>
        </w:rPr>
        <w:t>to</w:t>
      </w:r>
      <w:r w:rsidRPr="00451329">
        <w:rPr>
          <w:lang w:val="en-US"/>
        </w:rPr>
        <w:tab/>
        <w:t>eat.</w:t>
      </w:r>
      <w:r w:rsidRPr="00451329">
        <w:rPr>
          <w:smallCaps/>
          <w:lang w:val="en-US"/>
        </w:rPr>
        <w:t>inf</w:t>
      </w:r>
      <w:r w:rsidRPr="00451329">
        <w:rPr>
          <w:smallCaps/>
          <w:lang w:val="en-US"/>
        </w:rPr>
        <w:tab/>
      </w:r>
      <w:r w:rsidRPr="00451329">
        <w:rPr>
          <w:lang w:val="en-US"/>
        </w:rPr>
        <w:t xml:space="preserve">the </w:t>
      </w:r>
      <w:r w:rsidRPr="00451329">
        <w:rPr>
          <w:lang w:val="en-US"/>
        </w:rPr>
        <w:tab/>
        <w:t xml:space="preserve">sandwich </w:t>
      </w:r>
    </w:p>
    <w:p w14:paraId="01182161" w14:textId="77777777" w:rsidR="00454BDB" w:rsidRPr="00451329" w:rsidRDefault="00454BDB" w:rsidP="00E558A6">
      <w:pPr>
        <w:spacing w:line="276" w:lineRule="auto"/>
        <w:ind w:firstLine="643"/>
        <w:rPr>
          <w:lang w:val="en-US"/>
        </w:rPr>
      </w:pPr>
      <w:r w:rsidRPr="00451329">
        <w:rPr>
          <w:rFonts w:eastAsia="Calibri"/>
          <w:lang w:val="en-US"/>
        </w:rPr>
        <w:t>‘I am eating the sandwich.’</w:t>
      </w:r>
    </w:p>
    <w:p w14:paraId="15C546C1" w14:textId="77777777" w:rsidR="00454BDB" w:rsidRPr="00451329" w:rsidRDefault="00454BDB" w:rsidP="00E558A6">
      <w:pPr>
        <w:spacing w:line="276" w:lineRule="auto"/>
        <w:ind w:firstLine="643"/>
        <w:rPr>
          <w:lang w:val="en-US"/>
        </w:rPr>
      </w:pPr>
      <w:r w:rsidRPr="00451329">
        <w:rPr>
          <w:lang w:val="en-US"/>
        </w:rPr>
        <w:t xml:space="preserve">I HAVE NOT EATEN THE BREAD </w:t>
      </w:r>
    </w:p>
    <w:p w14:paraId="4C381CA6" w14:textId="77777777" w:rsidR="00454BDB" w:rsidRPr="00451329" w:rsidRDefault="00454BDB" w:rsidP="00E558A6">
      <w:pPr>
        <w:spacing w:line="276" w:lineRule="auto"/>
        <w:rPr>
          <w:lang w:val="en-US"/>
        </w:rPr>
      </w:pPr>
    </w:p>
    <w:p w14:paraId="1FAFFD09" w14:textId="77777777" w:rsidR="00454BDB" w:rsidRPr="00451329" w:rsidRDefault="00454BDB" w:rsidP="00E558A6">
      <w:pPr>
        <w:spacing w:line="276" w:lineRule="auto"/>
        <w:rPr>
          <w:lang w:val="en-US"/>
        </w:rPr>
      </w:pPr>
      <w:r w:rsidRPr="00451329">
        <w:rPr>
          <w:lang w:val="en-US"/>
        </w:rPr>
        <w:t>They differ from simple present forms, since they are not found with habitual constructions, as shown in (47): in (47a) the temporal modifier ‘every year’ is found with the present tense, while we cannot find this ‘habitual’ temporal modifier with inflected (47b) and uninflected (47c) progressives.</w:t>
      </w:r>
    </w:p>
    <w:p w14:paraId="3D8B13A4" w14:textId="77777777" w:rsidR="00454BDB" w:rsidRPr="00451329" w:rsidRDefault="00454BDB" w:rsidP="00E558A6">
      <w:pPr>
        <w:spacing w:line="276" w:lineRule="auto"/>
        <w:rPr>
          <w:lang w:val="en-US"/>
        </w:rPr>
      </w:pPr>
    </w:p>
    <w:p w14:paraId="1B7D5E76" w14:textId="77777777" w:rsidR="00454BDB" w:rsidRPr="00451329" w:rsidRDefault="00454BDB" w:rsidP="00E558A6">
      <w:pPr>
        <w:spacing w:line="276" w:lineRule="auto"/>
        <w:rPr>
          <w:lang w:val="en-US"/>
        </w:rPr>
      </w:pPr>
      <w:r w:rsidRPr="00451329">
        <w:rPr>
          <w:lang w:val="en-US"/>
        </w:rPr>
        <w:t>(47)</w:t>
      </w:r>
      <w:r w:rsidRPr="00451329">
        <w:rPr>
          <w:lang w:val="en-US"/>
        </w:rPr>
        <w:tab/>
        <w:t>a.</w:t>
      </w:r>
      <w:r w:rsidRPr="00451329">
        <w:rPr>
          <w:lang w:val="en-US"/>
        </w:rPr>
        <w:tab/>
        <w:t>Tott</w:t>
      </w:r>
      <w:r w:rsidRPr="00451329">
        <w:rPr>
          <w:rFonts w:eastAsia="Calibri"/>
          <w:lang w:val="en-US"/>
        </w:rPr>
        <w:t>ə</w:t>
      </w:r>
      <w:r w:rsidRPr="00451329">
        <w:rPr>
          <w:lang w:val="en-US"/>
        </w:rPr>
        <w:tab/>
      </w:r>
      <w:r w:rsidR="00C22B50" w:rsidRPr="00451329">
        <w:rPr>
          <w:lang w:val="en-US"/>
        </w:rPr>
        <w:t>i</w:t>
      </w:r>
      <w:r w:rsidRPr="00451329">
        <w:rPr>
          <w:lang w:val="en-US"/>
        </w:rPr>
        <w:tab/>
        <w:t>ann</w:t>
      </w:r>
      <w:r w:rsidRPr="00451329">
        <w:rPr>
          <w:rFonts w:eastAsia="Calibri"/>
          <w:lang w:val="en-US"/>
        </w:rPr>
        <w:t>ə</w:t>
      </w:r>
      <w:r w:rsidRPr="00451329">
        <w:rPr>
          <w:lang w:val="en-US"/>
        </w:rPr>
        <w:t xml:space="preserve"> </w:t>
      </w:r>
      <w:r w:rsidRPr="00451329">
        <w:rPr>
          <w:lang w:val="en-US"/>
        </w:rPr>
        <w:tab/>
        <w:t xml:space="preserve">vek </w:t>
      </w:r>
      <w:r w:rsidRPr="00451329">
        <w:rPr>
          <w:lang w:val="en-US"/>
        </w:rPr>
        <w:tab/>
      </w:r>
      <w:r w:rsidRPr="00451329">
        <w:rPr>
          <w:lang w:val="en-US"/>
        </w:rPr>
        <w:tab/>
        <w:t xml:space="preserve">o </w:t>
      </w:r>
      <w:r w:rsidRPr="00451329">
        <w:rPr>
          <w:lang w:val="en-US"/>
        </w:rPr>
        <w:tab/>
        <w:t>m</w:t>
      </w:r>
      <w:r w:rsidRPr="00451329">
        <w:rPr>
          <w:rFonts w:eastAsia="Calibri"/>
          <w:lang w:val="en-US"/>
        </w:rPr>
        <w:t>ɛ</w:t>
      </w:r>
      <w:r w:rsidRPr="00451329">
        <w:rPr>
          <w:lang w:val="en-US"/>
        </w:rPr>
        <w:t>r</w:t>
      </w:r>
      <w:r w:rsidR="00C22B50" w:rsidRPr="00451329">
        <w:rPr>
          <w:lang w:val="en-US"/>
        </w:rPr>
        <w:t>.</w:t>
      </w:r>
      <w:r w:rsidRPr="00451329">
        <w:rPr>
          <w:lang w:val="en-US"/>
        </w:rPr>
        <w:t xml:space="preserve"> </w:t>
      </w:r>
    </w:p>
    <w:p w14:paraId="339D8D37" w14:textId="77777777" w:rsidR="00454BDB" w:rsidRPr="00451329" w:rsidRDefault="00454BDB" w:rsidP="00E558A6">
      <w:pPr>
        <w:spacing w:line="276" w:lineRule="auto"/>
        <w:rPr>
          <w:lang w:val="en-US"/>
        </w:rPr>
      </w:pPr>
      <w:r w:rsidRPr="00451329">
        <w:rPr>
          <w:lang w:val="en-US"/>
        </w:rPr>
        <w:t xml:space="preserve"> </w:t>
      </w:r>
      <w:r w:rsidRPr="00451329">
        <w:rPr>
          <w:lang w:val="en-US"/>
        </w:rPr>
        <w:tab/>
      </w:r>
      <w:r w:rsidR="00C22B50" w:rsidRPr="00451329">
        <w:rPr>
          <w:lang w:val="en-US"/>
        </w:rPr>
        <w:tab/>
      </w:r>
      <w:r w:rsidRPr="00451329">
        <w:rPr>
          <w:lang w:val="en-US"/>
        </w:rPr>
        <w:t>all</w:t>
      </w:r>
      <w:r w:rsidRPr="00451329">
        <w:rPr>
          <w:lang w:val="en-US"/>
        </w:rPr>
        <w:tab/>
        <w:t xml:space="preserve">the </w:t>
      </w:r>
      <w:r w:rsidRPr="00451329">
        <w:rPr>
          <w:lang w:val="en-US"/>
        </w:rPr>
        <w:tab/>
        <w:t>years</w:t>
      </w:r>
      <w:r w:rsidRPr="00451329">
        <w:rPr>
          <w:lang w:val="en-US"/>
        </w:rPr>
        <w:tab/>
        <w:t>go.</w:t>
      </w:r>
      <w:r w:rsidRPr="00451329">
        <w:rPr>
          <w:smallCaps/>
          <w:lang w:val="en-US"/>
        </w:rPr>
        <w:t>1sg</w:t>
      </w:r>
      <w:r w:rsidRPr="00451329">
        <w:rPr>
          <w:smallCaps/>
          <w:lang w:val="en-US"/>
        </w:rPr>
        <w:tab/>
      </w:r>
      <w:r w:rsidRPr="00451329">
        <w:rPr>
          <w:lang w:val="en-US"/>
        </w:rPr>
        <w:t>to.the</w:t>
      </w:r>
      <w:r w:rsidRPr="00451329">
        <w:rPr>
          <w:lang w:val="en-US"/>
        </w:rPr>
        <w:tab/>
        <w:t>sea</w:t>
      </w:r>
    </w:p>
    <w:p w14:paraId="3E3F413C" w14:textId="77777777" w:rsidR="00454BDB" w:rsidRPr="00451329" w:rsidRDefault="00454BDB" w:rsidP="00E558A6">
      <w:pPr>
        <w:spacing w:line="276" w:lineRule="auto"/>
        <w:ind w:left="643" w:firstLine="643"/>
        <w:rPr>
          <w:lang w:val="en-US"/>
        </w:rPr>
      </w:pPr>
      <w:r w:rsidRPr="00451329">
        <w:rPr>
          <w:lang w:val="en-US"/>
        </w:rPr>
        <w:t>‘Every year I go to the sea.’</w:t>
      </w:r>
    </w:p>
    <w:p w14:paraId="1BB674DD" w14:textId="77777777" w:rsidR="00454BDB" w:rsidRPr="00451329" w:rsidRDefault="00454BDB" w:rsidP="00E558A6">
      <w:pPr>
        <w:spacing w:line="276" w:lineRule="auto"/>
        <w:ind w:firstLine="643"/>
        <w:rPr>
          <w:lang w:val="en-US"/>
        </w:rPr>
      </w:pPr>
      <w:r w:rsidRPr="00451329">
        <w:rPr>
          <w:lang w:val="en-US"/>
        </w:rPr>
        <w:t>b.</w:t>
      </w:r>
      <w:r w:rsidRPr="00451329">
        <w:rPr>
          <w:lang w:val="en-US"/>
        </w:rPr>
        <w:tab/>
        <w:t>#Tott</w:t>
      </w:r>
      <w:r w:rsidRPr="00451329">
        <w:rPr>
          <w:rFonts w:eastAsia="Calibri"/>
          <w:lang w:val="en-US"/>
        </w:rPr>
        <w:t>ə</w:t>
      </w:r>
      <w:r w:rsidRPr="00451329">
        <w:rPr>
          <w:lang w:val="en-US"/>
        </w:rPr>
        <w:t xml:space="preserve"> </w:t>
      </w:r>
      <w:r w:rsidR="00C22B50" w:rsidRPr="00451329">
        <w:rPr>
          <w:lang w:val="en-US"/>
        </w:rPr>
        <w:tab/>
        <w:t>i</w:t>
      </w:r>
      <w:r w:rsidRPr="00451329">
        <w:rPr>
          <w:lang w:val="en-US"/>
        </w:rPr>
        <w:tab/>
        <w:t>ann</w:t>
      </w:r>
      <w:r w:rsidRPr="00451329">
        <w:rPr>
          <w:rFonts w:eastAsia="Calibri"/>
          <w:lang w:val="en-US"/>
        </w:rPr>
        <w:t>ə</w:t>
      </w:r>
      <w:r w:rsidRPr="00451329">
        <w:rPr>
          <w:lang w:val="en-US"/>
        </w:rPr>
        <w:t xml:space="preserve"> </w:t>
      </w:r>
      <w:r w:rsidRPr="00451329">
        <w:rPr>
          <w:lang w:val="en-US"/>
        </w:rPr>
        <w:tab/>
        <w:t xml:space="preserve">stek </w:t>
      </w:r>
      <w:r w:rsidRPr="00451329">
        <w:rPr>
          <w:lang w:val="en-US"/>
        </w:rPr>
        <w:tab/>
      </w:r>
      <w:r w:rsidRPr="00451329">
        <w:rPr>
          <w:lang w:val="en-US"/>
        </w:rPr>
        <w:tab/>
        <w:t>a</w:t>
      </w:r>
      <w:r w:rsidRPr="00451329">
        <w:rPr>
          <w:lang w:val="en-US"/>
        </w:rPr>
        <w:tab/>
        <w:t>vek</w:t>
      </w:r>
      <w:r w:rsidRPr="00451329">
        <w:rPr>
          <w:rFonts w:eastAsia="Calibri"/>
          <w:lang w:val="en-US"/>
        </w:rPr>
        <w:t>ə</w:t>
      </w:r>
      <w:r w:rsidRPr="00451329">
        <w:rPr>
          <w:lang w:val="en-US"/>
        </w:rPr>
        <w:t xml:space="preserve"> </w:t>
      </w:r>
      <w:r w:rsidRPr="00451329">
        <w:rPr>
          <w:lang w:val="en-US"/>
        </w:rPr>
        <w:tab/>
      </w:r>
      <w:r w:rsidRPr="00451329">
        <w:rPr>
          <w:lang w:val="en-US"/>
        </w:rPr>
        <w:tab/>
        <w:t>o</w:t>
      </w:r>
      <w:r w:rsidRPr="00451329">
        <w:rPr>
          <w:lang w:val="en-US"/>
        </w:rPr>
        <w:tab/>
        <w:t>m</w:t>
      </w:r>
      <w:r w:rsidRPr="00451329">
        <w:rPr>
          <w:rFonts w:eastAsia="Calibri"/>
          <w:lang w:val="en-US"/>
        </w:rPr>
        <w:t>ɛ</w:t>
      </w:r>
      <w:r w:rsidRPr="00451329">
        <w:rPr>
          <w:lang w:val="en-US"/>
        </w:rPr>
        <w:t>r</w:t>
      </w:r>
      <w:r w:rsidR="00C22B50" w:rsidRPr="00451329">
        <w:rPr>
          <w:lang w:val="en-US"/>
        </w:rPr>
        <w:t>.</w:t>
      </w:r>
      <w:r w:rsidRPr="00451329">
        <w:rPr>
          <w:lang w:val="en-US"/>
        </w:rPr>
        <w:t xml:space="preserve"> </w:t>
      </w:r>
    </w:p>
    <w:p w14:paraId="41AE0280" w14:textId="77777777" w:rsidR="00454BDB" w:rsidRPr="00451329" w:rsidRDefault="00454BDB" w:rsidP="00E558A6">
      <w:pPr>
        <w:spacing w:line="276" w:lineRule="auto"/>
        <w:rPr>
          <w:lang w:val="en-US"/>
        </w:rPr>
      </w:pPr>
      <w:r w:rsidRPr="00451329">
        <w:rPr>
          <w:lang w:val="en-US"/>
        </w:rPr>
        <w:tab/>
      </w:r>
      <w:r w:rsidRPr="00451329">
        <w:rPr>
          <w:lang w:val="en-US"/>
        </w:rPr>
        <w:tab/>
        <w:t>all</w:t>
      </w:r>
      <w:r w:rsidRPr="00451329">
        <w:rPr>
          <w:lang w:val="en-US"/>
        </w:rPr>
        <w:tab/>
      </w:r>
      <w:r w:rsidRPr="00451329">
        <w:rPr>
          <w:lang w:val="en-US"/>
        </w:rPr>
        <w:tab/>
        <w:t xml:space="preserve">the </w:t>
      </w:r>
      <w:r w:rsidRPr="00451329">
        <w:rPr>
          <w:lang w:val="en-US"/>
        </w:rPr>
        <w:tab/>
        <w:t>years</w:t>
      </w:r>
      <w:r w:rsidRPr="00451329">
        <w:rPr>
          <w:lang w:val="en-US"/>
        </w:rPr>
        <w:tab/>
        <w:t>stay.</w:t>
      </w:r>
      <w:r w:rsidRPr="00451329">
        <w:rPr>
          <w:smallCaps/>
          <w:lang w:val="en-US"/>
        </w:rPr>
        <w:t>1sg</w:t>
      </w:r>
      <w:r w:rsidRPr="00451329">
        <w:rPr>
          <w:smallCaps/>
          <w:lang w:val="en-US"/>
        </w:rPr>
        <w:tab/>
      </w:r>
      <w:r w:rsidRPr="00451329">
        <w:rPr>
          <w:lang w:val="en-US"/>
        </w:rPr>
        <w:t xml:space="preserve">to </w:t>
      </w:r>
      <w:r w:rsidRPr="00451329">
        <w:rPr>
          <w:lang w:val="en-US"/>
        </w:rPr>
        <w:tab/>
        <w:t>go.</w:t>
      </w:r>
      <w:r w:rsidRPr="00451329">
        <w:rPr>
          <w:smallCaps/>
          <w:lang w:val="en-US"/>
        </w:rPr>
        <w:t>1sg</w:t>
      </w:r>
      <w:r w:rsidRPr="00451329">
        <w:rPr>
          <w:smallCaps/>
          <w:lang w:val="en-US"/>
        </w:rPr>
        <w:tab/>
      </w:r>
      <w:r w:rsidRPr="00451329">
        <w:rPr>
          <w:lang w:val="en-US"/>
        </w:rPr>
        <w:t>to.</w:t>
      </w:r>
      <w:r w:rsidR="00C22B50" w:rsidRPr="00451329">
        <w:rPr>
          <w:lang w:val="en-US"/>
        </w:rPr>
        <w:t>the</w:t>
      </w:r>
      <w:r w:rsidR="00C22B50" w:rsidRPr="00451329">
        <w:rPr>
          <w:lang w:val="en-US"/>
        </w:rPr>
        <w:tab/>
      </w:r>
      <w:r w:rsidRPr="00451329">
        <w:rPr>
          <w:lang w:val="en-US"/>
        </w:rPr>
        <w:t>sea</w:t>
      </w:r>
    </w:p>
    <w:p w14:paraId="4BA2B587" w14:textId="77777777" w:rsidR="00454BDB" w:rsidRPr="00451329" w:rsidRDefault="00454BDB" w:rsidP="00E558A6">
      <w:pPr>
        <w:spacing w:line="276" w:lineRule="auto"/>
        <w:rPr>
          <w:lang w:val="en-US"/>
        </w:rPr>
      </w:pPr>
      <w:r w:rsidRPr="00451329">
        <w:rPr>
          <w:lang w:val="en-US"/>
        </w:rPr>
        <w:tab/>
      </w:r>
      <w:r w:rsidRPr="00451329">
        <w:rPr>
          <w:lang w:val="en-US"/>
        </w:rPr>
        <w:tab/>
        <w:t>‘#Every year I am going to the sea.’</w:t>
      </w:r>
    </w:p>
    <w:p w14:paraId="3C1ACB65" w14:textId="77777777" w:rsidR="00454BDB" w:rsidRPr="00451329" w:rsidRDefault="00454BDB" w:rsidP="00E558A6">
      <w:pPr>
        <w:spacing w:line="276" w:lineRule="auto"/>
        <w:ind w:firstLine="643"/>
        <w:rPr>
          <w:lang w:val="en-US"/>
        </w:rPr>
      </w:pPr>
      <w:r w:rsidRPr="00451329">
        <w:rPr>
          <w:lang w:val="en-US"/>
        </w:rPr>
        <w:t xml:space="preserve">c. </w:t>
      </w:r>
      <w:r w:rsidRPr="00451329">
        <w:rPr>
          <w:lang w:val="en-US"/>
        </w:rPr>
        <w:tab/>
        <w:t>#Tott</w:t>
      </w:r>
      <w:r w:rsidRPr="00451329">
        <w:rPr>
          <w:rFonts w:eastAsia="Calibri"/>
          <w:lang w:val="en-US"/>
        </w:rPr>
        <w:t>ə</w:t>
      </w:r>
      <w:r w:rsidRPr="00451329">
        <w:rPr>
          <w:lang w:val="en-US"/>
        </w:rPr>
        <w:t xml:space="preserve"> i</w:t>
      </w:r>
      <w:r w:rsidRPr="00451329">
        <w:rPr>
          <w:lang w:val="en-US"/>
        </w:rPr>
        <w:tab/>
        <w:t>ann</w:t>
      </w:r>
      <w:r w:rsidRPr="00451329">
        <w:rPr>
          <w:rFonts w:eastAsia="Calibri"/>
          <w:lang w:val="en-US"/>
        </w:rPr>
        <w:t>ə</w:t>
      </w:r>
      <w:r w:rsidRPr="00451329">
        <w:rPr>
          <w:lang w:val="en-US"/>
        </w:rPr>
        <w:t xml:space="preserve"> </w:t>
      </w:r>
      <w:r w:rsidRPr="00451329">
        <w:rPr>
          <w:lang w:val="en-US"/>
        </w:rPr>
        <w:tab/>
        <w:t>stek</w:t>
      </w:r>
      <w:r w:rsidRPr="00451329">
        <w:rPr>
          <w:lang w:val="en-US"/>
        </w:rPr>
        <w:tab/>
      </w:r>
      <w:r w:rsidRPr="00451329">
        <w:rPr>
          <w:lang w:val="en-US"/>
        </w:rPr>
        <w:tab/>
        <w:t xml:space="preserve">a </w:t>
      </w:r>
      <w:r w:rsidRPr="00451329">
        <w:rPr>
          <w:lang w:val="en-US"/>
        </w:rPr>
        <w:tab/>
      </w:r>
      <w:r w:rsidRPr="00451329">
        <w:rPr>
          <w:rFonts w:eastAsia="Calibri"/>
          <w:lang w:val="en-US"/>
        </w:rPr>
        <w:t>ʃʃ</w:t>
      </w:r>
      <w:r w:rsidRPr="00451329">
        <w:rPr>
          <w:lang w:val="en-US"/>
        </w:rPr>
        <w:t>i</w:t>
      </w:r>
      <w:r w:rsidRPr="00451329">
        <w:rPr>
          <w:lang w:val="en-US"/>
        </w:rPr>
        <w:tab/>
        <w:t>o</w:t>
      </w:r>
      <w:r w:rsidRPr="00451329">
        <w:rPr>
          <w:lang w:val="en-US"/>
        </w:rPr>
        <w:tab/>
      </w:r>
      <w:r w:rsidR="00C22B50" w:rsidRPr="00451329">
        <w:rPr>
          <w:lang w:val="en-US"/>
        </w:rPr>
        <w:t>m</w:t>
      </w:r>
      <w:r w:rsidR="00C22B50" w:rsidRPr="00451329">
        <w:rPr>
          <w:rFonts w:eastAsia="Calibri"/>
          <w:lang w:val="en-US"/>
        </w:rPr>
        <w:t>ɛ</w:t>
      </w:r>
      <w:r w:rsidR="00C22B50" w:rsidRPr="00451329">
        <w:rPr>
          <w:lang w:val="en-US"/>
        </w:rPr>
        <w:t>r.</w:t>
      </w:r>
    </w:p>
    <w:p w14:paraId="6AF9A2E0" w14:textId="77777777" w:rsidR="00454BDB" w:rsidRPr="00451329" w:rsidRDefault="00454BDB" w:rsidP="00E558A6">
      <w:pPr>
        <w:spacing w:line="276" w:lineRule="auto"/>
        <w:rPr>
          <w:lang w:val="en-US"/>
        </w:rPr>
      </w:pPr>
      <w:r w:rsidRPr="00451329">
        <w:rPr>
          <w:lang w:val="en-US"/>
        </w:rPr>
        <w:tab/>
      </w:r>
      <w:r w:rsidRPr="00451329">
        <w:rPr>
          <w:lang w:val="en-US"/>
        </w:rPr>
        <w:tab/>
        <w:t xml:space="preserve">all </w:t>
      </w:r>
      <w:r w:rsidRPr="00451329">
        <w:rPr>
          <w:lang w:val="en-US"/>
        </w:rPr>
        <w:tab/>
        <w:t xml:space="preserve">the </w:t>
      </w:r>
      <w:r w:rsidRPr="00451329">
        <w:rPr>
          <w:lang w:val="en-US"/>
        </w:rPr>
        <w:tab/>
        <w:t>years</w:t>
      </w:r>
      <w:r w:rsidRPr="00451329">
        <w:rPr>
          <w:lang w:val="en-US"/>
        </w:rPr>
        <w:tab/>
        <w:t>stay.</w:t>
      </w:r>
      <w:r w:rsidRPr="00451329">
        <w:rPr>
          <w:smallCaps/>
          <w:lang w:val="en-US"/>
        </w:rPr>
        <w:t>1sg</w:t>
      </w:r>
      <w:r w:rsidRPr="00451329">
        <w:rPr>
          <w:smallCaps/>
          <w:lang w:val="en-US"/>
        </w:rPr>
        <w:tab/>
      </w:r>
      <w:r w:rsidRPr="00451329">
        <w:rPr>
          <w:lang w:val="en-US"/>
        </w:rPr>
        <w:t>to</w:t>
      </w:r>
      <w:r w:rsidRPr="00451329">
        <w:rPr>
          <w:lang w:val="en-US"/>
        </w:rPr>
        <w:tab/>
        <w:t>go.</w:t>
      </w:r>
      <w:r w:rsidRPr="00451329">
        <w:rPr>
          <w:smallCaps/>
          <w:lang w:val="en-US"/>
        </w:rPr>
        <w:t>inf</w:t>
      </w:r>
      <w:r w:rsidRPr="00451329">
        <w:rPr>
          <w:smallCaps/>
          <w:lang w:val="en-US"/>
        </w:rPr>
        <w:tab/>
      </w:r>
      <w:r w:rsidRPr="00451329">
        <w:rPr>
          <w:lang w:val="en-US"/>
        </w:rPr>
        <w:t>to.the</w:t>
      </w:r>
      <w:r w:rsidRPr="00451329">
        <w:rPr>
          <w:lang w:val="en-US"/>
        </w:rPr>
        <w:tab/>
        <w:t>sea</w:t>
      </w:r>
    </w:p>
    <w:p w14:paraId="05EA6CA1" w14:textId="77777777" w:rsidR="00454BDB" w:rsidRPr="00451329" w:rsidRDefault="00454BDB" w:rsidP="00E558A6">
      <w:pPr>
        <w:spacing w:line="276" w:lineRule="auto"/>
        <w:rPr>
          <w:lang w:val="en-US"/>
        </w:rPr>
      </w:pPr>
      <w:r w:rsidRPr="00451329">
        <w:rPr>
          <w:lang w:val="en-US"/>
        </w:rPr>
        <w:tab/>
      </w:r>
      <w:r w:rsidRPr="00451329">
        <w:rPr>
          <w:lang w:val="en-US"/>
        </w:rPr>
        <w:tab/>
        <w:t>‘#Every year I am going to the sea.’</w:t>
      </w:r>
    </w:p>
    <w:p w14:paraId="0D561CB5" w14:textId="77777777" w:rsidR="00454BDB" w:rsidRPr="00451329" w:rsidRDefault="00454BDB" w:rsidP="00E558A6">
      <w:pPr>
        <w:spacing w:line="276" w:lineRule="auto"/>
        <w:rPr>
          <w:lang w:val="en-US"/>
        </w:rPr>
      </w:pPr>
    </w:p>
    <w:p w14:paraId="3B97F26B" w14:textId="77777777" w:rsidR="00454BDB" w:rsidRPr="00451329" w:rsidRDefault="00454BDB" w:rsidP="00E558A6">
      <w:pPr>
        <w:spacing w:line="276" w:lineRule="auto"/>
        <w:rPr>
          <w:lang w:val="en-US"/>
        </w:rPr>
      </w:pPr>
      <w:r w:rsidRPr="00451329">
        <w:rPr>
          <w:lang w:val="en-US"/>
        </w:rPr>
        <w:t>A major difference is found between the aspectual interpretations of the two constructions. This is linked to the episodic value of progressives: Chierchia (1995), among others, suggests that while individual-level predicates express properties of individuals that are permanent or tendentially stable, progressives and stage-level predicates, by contrast, attribute transitional and episodic properties to individuals. Frequentative adverbs roughly indicate the repetition of the same action, and thus are mainly incompatible with progressive episodic operators. We might expect, then, that neither inflected nor uninflected constructions can be found with frequentative adverbs, but this is not the case: uninflected progressives can be found with frequentative adverbs.</w:t>
      </w:r>
    </w:p>
    <w:p w14:paraId="4F3BC238" w14:textId="77777777" w:rsidR="00454BDB" w:rsidRPr="00451329" w:rsidRDefault="00454BDB" w:rsidP="00E558A6">
      <w:pPr>
        <w:spacing w:line="276" w:lineRule="auto"/>
        <w:ind w:firstLine="643"/>
        <w:rPr>
          <w:lang w:val="en-US"/>
        </w:rPr>
      </w:pPr>
      <w:r w:rsidRPr="00451329">
        <w:rPr>
          <w:lang w:val="en-US"/>
        </w:rPr>
        <w:t xml:space="preserve">In both type of constructions, the morpheme </w:t>
      </w:r>
      <w:r w:rsidRPr="00451329">
        <w:rPr>
          <w:i/>
          <w:lang w:val="en-US"/>
        </w:rPr>
        <w:t>a</w:t>
      </w:r>
      <w:r w:rsidRPr="00451329">
        <w:rPr>
          <w:lang w:val="en-US"/>
        </w:rPr>
        <w:t xml:space="preserve"> is the only element that can intervene between the two verbs. Adverbs like </w:t>
      </w:r>
      <w:r w:rsidRPr="00451329">
        <w:rPr>
          <w:i/>
          <w:lang w:val="en-US"/>
        </w:rPr>
        <w:t>semb</w:t>
      </w:r>
      <w:r w:rsidRPr="00451329">
        <w:rPr>
          <w:rFonts w:eastAsia="Calibri"/>
          <w:i/>
          <w:lang w:val="en-US"/>
        </w:rPr>
        <w:t>ə</w:t>
      </w:r>
      <w:r w:rsidRPr="00451329">
        <w:rPr>
          <w:lang w:val="en-US"/>
        </w:rPr>
        <w:t xml:space="preserve"> (=‘always’), which encodes frequentative aspectual properties (Cinque 1999), cannot be found between the functional and the lexical verb, but are only allowed after the complex predicate with both type of constructions, (48) and (49). Furthermore, with the ‘uninflected’ construction in (49) we can also find the frequentative adverb between the matrix auxiliary and the locative PP, while it is ruled out in the inflected construction in (48). </w:t>
      </w:r>
    </w:p>
    <w:p w14:paraId="4296C5E5" w14:textId="77777777" w:rsidR="00454BDB" w:rsidRPr="00451329" w:rsidRDefault="00454BDB" w:rsidP="00E558A6">
      <w:pPr>
        <w:spacing w:line="276" w:lineRule="auto"/>
        <w:rPr>
          <w:lang w:val="en-US"/>
        </w:rPr>
      </w:pPr>
    </w:p>
    <w:p w14:paraId="2D32BD15" w14:textId="77777777" w:rsidR="00D80D61" w:rsidRPr="00451329" w:rsidRDefault="00454BDB" w:rsidP="00E558A6">
      <w:pPr>
        <w:spacing w:line="276" w:lineRule="auto"/>
        <w:rPr>
          <w:rFonts w:eastAsia="Calibri"/>
          <w:lang w:val="en-US"/>
        </w:rPr>
      </w:pPr>
      <w:r w:rsidRPr="00451329">
        <w:rPr>
          <w:lang w:val="en-US"/>
        </w:rPr>
        <w:t>(48)</w:t>
      </w:r>
      <w:r w:rsidRPr="00451329">
        <w:rPr>
          <w:lang w:val="en-US"/>
        </w:rPr>
        <w:tab/>
      </w:r>
      <w:r w:rsidR="00D80D61" w:rsidRPr="00451329">
        <w:rPr>
          <w:lang w:val="en-US"/>
        </w:rPr>
        <w:t>I</w:t>
      </w:r>
      <w:r w:rsidR="00D80D61" w:rsidRPr="00451329">
        <w:rPr>
          <w:rFonts w:eastAsia="Calibri"/>
          <w:lang w:val="en-US"/>
        </w:rPr>
        <w:t>nflected embedded verb</w:t>
      </w:r>
    </w:p>
    <w:p w14:paraId="0E8C8EC5" w14:textId="77777777" w:rsidR="00454BDB" w:rsidRPr="00451329" w:rsidRDefault="00454BDB" w:rsidP="00E558A6">
      <w:pPr>
        <w:spacing w:line="276" w:lineRule="auto"/>
        <w:ind w:firstLine="643"/>
        <w:rPr>
          <w:lang w:val="en-US"/>
        </w:rPr>
      </w:pPr>
      <w:r w:rsidRPr="00451329">
        <w:rPr>
          <w:lang w:val="en-US"/>
        </w:rPr>
        <w:t>Mari</w:t>
      </w:r>
      <w:r w:rsidRPr="00451329">
        <w:rPr>
          <w:rFonts w:eastAsia="Calibri"/>
          <w:lang w:val="en-US"/>
        </w:rPr>
        <w:t>ː</w:t>
      </w:r>
      <w:r w:rsidRPr="00451329">
        <w:rPr>
          <w:lang w:val="en-US"/>
        </w:rPr>
        <w:tab/>
        <w:t>st</w:t>
      </w:r>
      <w:r w:rsidRPr="00451329">
        <w:rPr>
          <w:rFonts w:eastAsia="Calibri"/>
          <w:lang w:val="en-US"/>
        </w:rPr>
        <w:t>ɜ</w:t>
      </w:r>
      <w:r w:rsidRPr="00451329">
        <w:rPr>
          <w:lang w:val="en-US"/>
        </w:rPr>
        <w:tab/>
      </w:r>
      <w:r w:rsidRPr="00451329">
        <w:rPr>
          <w:lang w:val="en-US"/>
        </w:rPr>
        <w:tab/>
        <w:t>(*semb</w:t>
      </w:r>
      <w:r w:rsidRPr="00451329">
        <w:rPr>
          <w:rFonts w:eastAsia="Calibri"/>
          <w:lang w:val="en-US"/>
        </w:rPr>
        <w:t>ə</w:t>
      </w:r>
      <w:r w:rsidRPr="00451329">
        <w:rPr>
          <w:lang w:val="en-US"/>
        </w:rPr>
        <w:t>)</w:t>
      </w:r>
      <w:r w:rsidRPr="00451329">
        <w:rPr>
          <w:lang w:val="en-US"/>
        </w:rPr>
        <w:tab/>
        <w:t>a</w:t>
      </w:r>
      <w:r w:rsidRPr="00451329">
        <w:rPr>
          <w:lang w:val="en-US"/>
        </w:rPr>
        <w:tab/>
        <w:t>(*semb</w:t>
      </w:r>
      <w:r w:rsidRPr="00451329">
        <w:rPr>
          <w:rFonts w:eastAsia="Calibri"/>
          <w:lang w:val="en-US"/>
        </w:rPr>
        <w:t>ə</w:t>
      </w:r>
      <w:r w:rsidRPr="00451329">
        <w:rPr>
          <w:lang w:val="en-US"/>
        </w:rPr>
        <w:t xml:space="preserve">) </w:t>
      </w:r>
      <w:r w:rsidRPr="00451329">
        <w:rPr>
          <w:lang w:val="en-US"/>
        </w:rPr>
        <w:tab/>
        <w:t>mand</w:t>
      </w:r>
      <w:r w:rsidRPr="00451329">
        <w:rPr>
          <w:rFonts w:eastAsia="Calibri"/>
          <w:lang w:val="en-US"/>
        </w:rPr>
        <w:t>ʒə</w:t>
      </w:r>
      <w:r w:rsidRPr="00451329">
        <w:rPr>
          <w:lang w:val="en-US"/>
        </w:rPr>
        <w:t xml:space="preserve"> </w:t>
      </w:r>
      <w:r w:rsidRPr="00451329">
        <w:rPr>
          <w:lang w:val="en-US"/>
        </w:rPr>
        <w:tab/>
        <w:t>(semb</w:t>
      </w:r>
      <w:r w:rsidRPr="00451329">
        <w:rPr>
          <w:rFonts w:eastAsia="Calibri"/>
          <w:lang w:val="en-US"/>
        </w:rPr>
        <w:t>ə)</w:t>
      </w:r>
      <w:r w:rsidR="00D80D61" w:rsidRPr="00451329">
        <w:rPr>
          <w:rFonts w:eastAsia="Calibri"/>
          <w:lang w:val="en-US"/>
        </w:rPr>
        <w:t>.</w:t>
      </w:r>
      <w:r w:rsidRPr="00451329">
        <w:rPr>
          <w:rFonts w:eastAsia="Calibri"/>
          <w:lang w:val="en-US"/>
        </w:rPr>
        <w:t xml:space="preserve"> </w:t>
      </w:r>
    </w:p>
    <w:p w14:paraId="414DE1A0" w14:textId="77777777" w:rsidR="00454BDB" w:rsidRPr="00451329" w:rsidRDefault="00454BDB" w:rsidP="00E558A6">
      <w:pPr>
        <w:spacing w:line="276" w:lineRule="auto"/>
        <w:ind w:firstLine="643"/>
        <w:rPr>
          <w:lang w:val="en-US"/>
        </w:rPr>
      </w:pPr>
      <w:r w:rsidRPr="00451329">
        <w:rPr>
          <w:lang w:val="en-US"/>
        </w:rPr>
        <w:t>Maria</w:t>
      </w:r>
      <w:r w:rsidRPr="00451329">
        <w:rPr>
          <w:lang w:val="en-US"/>
        </w:rPr>
        <w:tab/>
        <w:t>stay.</w:t>
      </w:r>
      <w:r w:rsidRPr="00451329">
        <w:rPr>
          <w:smallCaps/>
          <w:lang w:val="en-US"/>
        </w:rPr>
        <w:t>3sg</w:t>
      </w:r>
      <w:r w:rsidRPr="00451329">
        <w:rPr>
          <w:smallCaps/>
          <w:lang w:val="en-US"/>
        </w:rPr>
        <w:tab/>
      </w:r>
      <w:r w:rsidRPr="00451329">
        <w:rPr>
          <w:lang w:val="en-US"/>
        </w:rPr>
        <w:t>(always)</w:t>
      </w:r>
      <w:r w:rsidRPr="00451329">
        <w:rPr>
          <w:lang w:val="en-US"/>
        </w:rPr>
        <w:tab/>
        <w:t xml:space="preserve">to </w:t>
      </w:r>
      <w:r w:rsidRPr="00451329">
        <w:rPr>
          <w:lang w:val="en-US"/>
        </w:rPr>
        <w:tab/>
        <w:t>(always)</w:t>
      </w:r>
      <w:r w:rsidRPr="00451329">
        <w:rPr>
          <w:lang w:val="en-US"/>
        </w:rPr>
        <w:tab/>
        <w:t>eat.</w:t>
      </w:r>
      <w:r w:rsidRPr="00451329">
        <w:rPr>
          <w:smallCaps/>
          <w:lang w:val="en-US"/>
        </w:rPr>
        <w:t>3sg</w:t>
      </w:r>
      <w:r w:rsidRPr="00451329">
        <w:rPr>
          <w:smallCaps/>
          <w:lang w:val="en-US"/>
        </w:rPr>
        <w:tab/>
      </w:r>
      <w:r w:rsidRPr="00451329">
        <w:rPr>
          <w:lang w:val="en-US"/>
        </w:rPr>
        <w:t>(always)</w:t>
      </w:r>
    </w:p>
    <w:p w14:paraId="63D58A98" w14:textId="77777777" w:rsidR="00454BDB" w:rsidRPr="00451329" w:rsidRDefault="00454BDB" w:rsidP="00E558A6">
      <w:pPr>
        <w:spacing w:line="276" w:lineRule="auto"/>
        <w:ind w:firstLine="643"/>
        <w:rPr>
          <w:lang w:val="en-US"/>
        </w:rPr>
      </w:pPr>
      <w:r w:rsidRPr="00451329">
        <w:rPr>
          <w:lang w:val="en-US"/>
        </w:rPr>
        <w:t>‘Maria is always eating.’</w:t>
      </w:r>
    </w:p>
    <w:p w14:paraId="1232D066" w14:textId="77777777" w:rsidR="00454BDB" w:rsidRPr="00451329" w:rsidRDefault="00454BDB" w:rsidP="00E558A6">
      <w:pPr>
        <w:spacing w:line="276" w:lineRule="auto"/>
        <w:rPr>
          <w:lang w:val="en-US"/>
        </w:rPr>
      </w:pPr>
    </w:p>
    <w:p w14:paraId="4271911A" w14:textId="77777777" w:rsidR="00D80D61" w:rsidRPr="00451329" w:rsidRDefault="00454BDB" w:rsidP="00E558A6">
      <w:pPr>
        <w:spacing w:line="276" w:lineRule="auto"/>
        <w:rPr>
          <w:lang w:val="en-US"/>
        </w:rPr>
      </w:pPr>
      <w:r w:rsidRPr="00451329">
        <w:rPr>
          <w:lang w:val="en-US"/>
        </w:rPr>
        <w:t>(49)</w:t>
      </w:r>
      <w:r w:rsidRPr="00451329">
        <w:rPr>
          <w:lang w:val="en-US"/>
        </w:rPr>
        <w:tab/>
      </w:r>
      <w:r w:rsidR="00D80D61" w:rsidRPr="00451329">
        <w:rPr>
          <w:lang w:val="en-US"/>
        </w:rPr>
        <w:t>I</w:t>
      </w:r>
      <w:r w:rsidR="00D80D61" w:rsidRPr="00451329">
        <w:rPr>
          <w:rFonts w:eastAsia="Calibri"/>
          <w:lang w:val="en-US"/>
        </w:rPr>
        <w:t>nflected embedded verb</w:t>
      </w:r>
      <w:r w:rsidR="00D80D61" w:rsidRPr="00451329">
        <w:rPr>
          <w:lang w:val="en-US"/>
        </w:rPr>
        <w:t xml:space="preserve"> </w:t>
      </w:r>
    </w:p>
    <w:p w14:paraId="19D86731" w14:textId="77777777" w:rsidR="00D80D61" w:rsidRPr="00451329" w:rsidRDefault="00454BDB" w:rsidP="00E558A6">
      <w:pPr>
        <w:spacing w:line="276" w:lineRule="auto"/>
        <w:ind w:firstLine="643"/>
        <w:rPr>
          <w:lang w:val="en-US"/>
        </w:rPr>
      </w:pPr>
      <w:r w:rsidRPr="00451329">
        <w:rPr>
          <w:lang w:val="en-US"/>
        </w:rPr>
        <w:t>Mari</w:t>
      </w:r>
      <w:r w:rsidRPr="00451329">
        <w:rPr>
          <w:rFonts w:eastAsia="Calibri"/>
          <w:lang w:val="en-US"/>
        </w:rPr>
        <w:t>ː</w:t>
      </w:r>
      <w:r w:rsidRPr="00451329">
        <w:rPr>
          <w:rFonts w:eastAsia="Calibri"/>
          <w:lang w:val="en-US"/>
        </w:rPr>
        <w:tab/>
      </w:r>
      <w:r w:rsidRPr="00451329">
        <w:rPr>
          <w:lang w:val="en-US"/>
        </w:rPr>
        <w:t>st</w:t>
      </w:r>
      <w:r w:rsidRPr="00451329">
        <w:rPr>
          <w:rFonts w:eastAsia="Calibri"/>
          <w:lang w:val="en-US"/>
        </w:rPr>
        <w:t>ɜ</w:t>
      </w:r>
      <w:r w:rsidRPr="00451329">
        <w:rPr>
          <w:lang w:val="en-US"/>
        </w:rPr>
        <w:t xml:space="preserve"> </w:t>
      </w:r>
      <w:r w:rsidRPr="00451329">
        <w:rPr>
          <w:lang w:val="en-US"/>
        </w:rPr>
        <w:tab/>
      </w:r>
      <w:r w:rsidRPr="00451329">
        <w:rPr>
          <w:lang w:val="en-US"/>
        </w:rPr>
        <w:tab/>
        <w:t>(semb</w:t>
      </w:r>
      <w:r w:rsidRPr="00451329">
        <w:rPr>
          <w:rFonts w:eastAsia="Calibri"/>
          <w:lang w:val="en-US"/>
        </w:rPr>
        <w:t>ə</w:t>
      </w:r>
      <w:r w:rsidRPr="00451329">
        <w:rPr>
          <w:lang w:val="en-US"/>
        </w:rPr>
        <w:t xml:space="preserve">) </w:t>
      </w:r>
      <w:r w:rsidRPr="00451329">
        <w:rPr>
          <w:lang w:val="en-US"/>
        </w:rPr>
        <w:tab/>
        <w:t>a</w:t>
      </w:r>
      <w:r w:rsidRPr="00451329">
        <w:rPr>
          <w:lang w:val="en-US"/>
        </w:rPr>
        <w:tab/>
        <w:t>(*semb</w:t>
      </w:r>
      <w:r w:rsidRPr="00451329">
        <w:rPr>
          <w:rFonts w:eastAsia="Calibri"/>
          <w:lang w:val="en-US"/>
        </w:rPr>
        <w:t>ə</w:t>
      </w:r>
      <w:r w:rsidRPr="00451329">
        <w:rPr>
          <w:lang w:val="en-US"/>
        </w:rPr>
        <w:t>)</w:t>
      </w:r>
      <w:r w:rsidRPr="00451329">
        <w:rPr>
          <w:lang w:val="en-US"/>
        </w:rPr>
        <w:tab/>
        <w:t>man’d</w:t>
      </w:r>
      <w:r w:rsidRPr="00451329">
        <w:rPr>
          <w:rFonts w:eastAsia="Calibri"/>
          <w:lang w:val="en-US"/>
        </w:rPr>
        <w:t>ʒɛ</w:t>
      </w:r>
      <w:r w:rsidRPr="00451329">
        <w:rPr>
          <w:lang w:val="en-US"/>
        </w:rPr>
        <w:tab/>
        <w:t>(semb</w:t>
      </w:r>
      <w:r w:rsidRPr="00451329">
        <w:rPr>
          <w:rFonts w:eastAsia="Calibri"/>
          <w:lang w:val="en-US"/>
        </w:rPr>
        <w:t>ə</w:t>
      </w:r>
      <w:r w:rsidR="00D80D61" w:rsidRPr="00451329">
        <w:rPr>
          <w:lang w:val="en-US"/>
        </w:rPr>
        <w:t xml:space="preserve">). </w:t>
      </w:r>
    </w:p>
    <w:p w14:paraId="1DFB86FD" w14:textId="77777777" w:rsidR="00454BDB" w:rsidRPr="00451329" w:rsidRDefault="00454BDB" w:rsidP="00E558A6">
      <w:pPr>
        <w:spacing w:line="276" w:lineRule="auto"/>
        <w:ind w:firstLine="643"/>
        <w:rPr>
          <w:lang w:val="en-US"/>
        </w:rPr>
      </w:pPr>
      <w:r w:rsidRPr="00451329">
        <w:rPr>
          <w:lang w:val="en-US"/>
        </w:rPr>
        <w:t>Maria</w:t>
      </w:r>
      <w:r w:rsidRPr="00451329">
        <w:rPr>
          <w:lang w:val="en-US"/>
        </w:rPr>
        <w:tab/>
        <w:t>stay.</w:t>
      </w:r>
      <w:r w:rsidRPr="00451329">
        <w:rPr>
          <w:smallCaps/>
          <w:lang w:val="en-US"/>
        </w:rPr>
        <w:t>3sg</w:t>
      </w:r>
      <w:r w:rsidRPr="00451329">
        <w:rPr>
          <w:smallCaps/>
          <w:lang w:val="en-US"/>
        </w:rPr>
        <w:tab/>
      </w:r>
      <w:r w:rsidRPr="00451329">
        <w:rPr>
          <w:lang w:val="en-US"/>
        </w:rPr>
        <w:t>(always)</w:t>
      </w:r>
      <w:r w:rsidRPr="00451329">
        <w:rPr>
          <w:lang w:val="en-US"/>
        </w:rPr>
        <w:tab/>
        <w:t xml:space="preserve">to </w:t>
      </w:r>
      <w:r w:rsidRPr="00451329">
        <w:rPr>
          <w:lang w:val="en-US"/>
        </w:rPr>
        <w:tab/>
        <w:t>(always)</w:t>
      </w:r>
      <w:r w:rsidRPr="00451329">
        <w:rPr>
          <w:lang w:val="en-US"/>
        </w:rPr>
        <w:tab/>
        <w:t>eat.</w:t>
      </w:r>
      <w:r w:rsidRPr="00451329">
        <w:rPr>
          <w:smallCaps/>
          <w:lang w:val="en-US"/>
        </w:rPr>
        <w:t>inf</w:t>
      </w:r>
      <w:r w:rsidRPr="00451329">
        <w:rPr>
          <w:vertAlign w:val="subscript"/>
          <w:lang w:val="en-US"/>
        </w:rPr>
        <w:tab/>
      </w:r>
      <w:r w:rsidRPr="00451329">
        <w:rPr>
          <w:lang w:val="en-US"/>
        </w:rPr>
        <w:t>(always)</w:t>
      </w:r>
    </w:p>
    <w:p w14:paraId="557656A0" w14:textId="77777777" w:rsidR="00454BDB" w:rsidRPr="00451329" w:rsidRDefault="00454BDB" w:rsidP="00E558A6">
      <w:pPr>
        <w:spacing w:line="276" w:lineRule="auto"/>
        <w:ind w:firstLine="643"/>
        <w:rPr>
          <w:lang w:val="en-US"/>
        </w:rPr>
      </w:pPr>
      <w:r w:rsidRPr="00451329">
        <w:rPr>
          <w:lang w:val="en-US"/>
        </w:rPr>
        <w:t>‘Maria is always eating.’</w:t>
      </w:r>
    </w:p>
    <w:p w14:paraId="37E6133D" w14:textId="77777777" w:rsidR="00454BDB" w:rsidRPr="00451329" w:rsidRDefault="00454BDB" w:rsidP="00E558A6">
      <w:pPr>
        <w:spacing w:line="276" w:lineRule="auto"/>
        <w:rPr>
          <w:lang w:val="en-US"/>
        </w:rPr>
      </w:pPr>
    </w:p>
    <w:p w14:paraId="107CE035" w14:textId="77777777" w:rsidR="00D80D61" w:rsidRPr="00451329" w:rsidRDefault="00454BDB" w:rsidP="00E558A6">
      <w:pPr>
        <w:spacing w:line="276" w:lineRule="auto"/>
        <w:rPr>
          <w:lang w:val="en-US"/>
        </w:rPr>
      </w:pPr>
      <w:r w:rsidRPr="00451329">
        <w:rPr>
          <w:lang w:val="en-US"/>
        </w:rPr>
        <w:t>Cardinalettti &amp; Giusti (2003), in their analysis of aspectual inflected constructions with motion verbs in Sicilian, take the different distribution of frequentative adverbs as proof that the inflected version is monoclausal while the uninflected one is biclausal. Our proposal, on the contrary, is that both types of progressives are biclausal. The presence of the frequentative temporal quantifier with the uninflected construction is linked to the indefinite CP</w:t>
      </w:r>
      <w:r w:rsidRPr="00451329">
        <w:rPr>
          <w:vertAlign w:val="subscript"/>
          <w:lang w:val="en-US"/>
        </w:rPr>
        <w:t xml:space="preserve">I </w:t>
      </w:r>
      <w:r w:rsidRPr="00451329">
        <w:rPr>
          <w:lang w:val="en-US"/>
        </w:rPr>
        <w:t>selected by the locative preposition. The subject of the embedded verb in CP</w:t>
      </w:r>
      <w:r w:rsidRPr="00451329">
        <w:rPr>
          <w:vertAlign w:val="subscript"/>
          <w:lang w:val="en-US"/>
        </w:rPr>
        <w:t>I</w:t>
      </w:r>
      <w:r w:rsidRPr="00451329">
        <w:rPr>
          <w:lang w:val="en-US"/>
        </w:rPr>
        <w:t xml:space="preserve"> must </w:t>
      </w:r>
      <w:r w:rsidRPr="00451329">
        <w:rPr>
          <w:lang w:val="en-US"/>
        </w:rPr>
        <w:lastRenderedPageBreak/>
        <w:t>receive a variable/operator interpretation, since no person and number morphology is found on it as in the control constructions. The subject of the matrix auxiliary is just located within the event denoted by the embedded verb, but it is not in a central coincidence relation with the embedded predicate. The frequentative adverbial modifier can bind the variable introduced by the embedded infinitival verb in (49) and allow a frequentative interpretation of the progressive locative construction.</w:t>
      </w:r>
      <w:r w:rsidRPr="00451329">
        <w:rPr>
          <w:rStyle w:val="a4"/>
          <w:lang w:val="en-US"/>
        </w:rPr>
        <w:footnoteReference w:id="18"/>
      </w:r>
      <w:r w:rsidRPr="00451329">
        <w:rPr>
          <w:lang w:val="en-US"/>
        </w:rPr>
        <w:t xml:space="preserve"> The double inflection of (48), on the other hand, marks the fact that event identification has taken place and the fact that the subject is centrally located within the event denoted by the embedded predicate: no temporal and aspectual binding is possible, since both the auxiliary and the embedded verb show the same inflectional morphology. Nevertheless, besides these minor aspectual differences, both types of constructions still imply a progressive reading: the ‘uninflected’ construction, in fact, is the only progressive form found with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The next section is devoted to analysing the distribution of the aspectual constructions inflected for person and number.</w:t>
      </w:r>
    </w:p>
    <w:p w14:paraId="21B20AF3" w14:textId="77777777" w:rsidR="00454BDB" w:rsidRPr="00451329" w:rsidRDefault="00454BDB" w:rsidP="00E558A6">
      <w:pPr>
        <w:spacing w:line="276" w:lineRule="auto"/>
        <w:rPr>
          <w:lang w:val="en-US"/>
        </w:rPr>
      </w:pPr>
      <w:r w:rsidRPr="00451329">
        <w:rPr>
          <w:lang w:val="en-US"/>
        </w:rPr>
        <w:t xml:space="preserve"> </w:t>
      </w:r>
    </w:p>
    <w:p w14:paraId="465AE0DF" w14:textId="77777777" w:rsidR="00454BDB" w:rsidRPr="00451329" w:rsidRDefault="00D80D61" w:rsidP="00E558A6">
      <w:pPr>
        <w:pStyle w:val="lsSection1"/>
      </w:pPr>
      <w:r w:rsidRPr="00451329">
        <w:t xml:space="preserve">6. </w:t>
      </w:r>
      <w:r w:rsidR="00454BDB" w:rsidRPr="00451329">
        <w:t>Person split in the progressive aspectual inflected constructions</w:t>
      </w:r>
    </w:p>
    <w:p w14:paraId="2771A7A0" w14:textId="77777777" w:rsidR="00454BDB" w:rsidRPr="00451329" w:rsidRDefault="00454BDB" w:rsidP="00E558A6">
      <w:pPr>
        <w:spacing w:line="276" w:lineRule="auto"/>
        <w:ind w:right="395"/>
        <w:jc w:val="both"/>
        <w:rPr>
          <w:lang w:val="en-US"/>
        </w:rPr>
      </w:pPr>
      <w:r w:rsidRPr="00451329">
        <w:rPr>
          <w:lang w:val="en-US"/>
        </w:rPr>
        <w:t>The progressive aspectual inflected construction is not found with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As we mentioned in §1, (3-4), repeated here as (50-51),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do not allow the progressive constructions involving the inflected embedded verb (50), but are only found in the construction involving an embedded infinitival verb, (51). </w:t>
      </w:r>
    </w:p>
    <w:p w14:paraId="4E386C15" w14:textId="77777777" w:rsidR="00454BDB" w:rsidRPr="00451329" w:rsidRDefault="00454BDB" w:rsidP="00E558A6">
      <w:pPr>
        <w:spacing w:line="276" w:lineRule="auto"/>
        <w:ind w:right="395"/>
        <w:jc w:val="both"/>
        <w:rPr>
          <w:lang w:val="en-US"/>
        </w:rPr>
      </w:pPr>
    </w:p>
    <w:p w14:paraId="65973BFE" w14:textId="77777777" w:rsidR="00454BDB" w:rsidRPr="00451329" w:rsidRDefault="00454BDB" w:rsidP="00E558A6">
      <w:pPr>
        <w:spacing w:line="276" w:lineRule="auto"/>
        <w:ind w:right="395"/>
        <w:jc w:val="both"/>
        <w:rPr>
          <w:lang w:val="en-US"/>
        </w:rPr>
      </w:pPr>
      <w:r w:rsidRPr="00451329">
        <w:rPr>
          <w:lang w:val="en-US"/>
        </w:rPr>
        <w:t>(50)</w:t>
      </w:r>
      <w:r w:rsidRPr="00451329">
        <w:rPr>
          <w:lang w:val="en-US"/>
        </w:rPr>
        <w:tab/>
        <w:t>Noj</w:t>
      </w:r>
      <w:r w:rsidRPr="00451329">
        <w:rPr>
          <w:rFonts w:eastAsia="Calibri"/>
          <w:lang w:val="en-US"/>
        </w:rPr>
        <w:t>ə</w:t>
      </w:r>
      <w:r w:rsidRPr="00451329">
        <w:rPr>
          <w:vertAlign w:val="subscript"/>
          <w:lang w:val="en-US"/>
        </w:rPr>
        <w:t>j</w:t>
      </w:r>
      <w:r w:rsidRPr="00451329">
        <w:rPr>
          <w:lang w:val="en-US"/>
        </w:rPr>
        <w:t>/vo</w:t>
      </w:r>
      <w:r w:rsidRPr="00451329">
        <w:rPr>
          <w:rFonts w:eastAsia="Calibri"/>
          <w:lang w:val="en-US"/>
        </w:rPr>
        <w:t>ʊ</w:t>
      </w:r>
      <w:r w:rsidRPr="00451329">
        <w:rPr>
          <w:vertAlign w:val="subscript"/>
          <w:lang w:val="en-US"/>
        </w:rPr>
        <w:t>k</w:t>
      </w:r>
      <w:r w:rsidRPr="00451329">
        <w:rPr>
          <w:lang w:val="en-US"/>
        </w:rPr>
        <w:t xml:space="preserve"> </w:t>
      </w:r>
      <w:r w:rsidRPr="00451329">
        <w:rPr>
          <w:lang w:val="en-US"/>
        </w:rPr>
        <w:tab/>
        <w:t>st</w:t>
      </w:r>
      <w:r w:rsidRPr="00451329">
        <w:rPr>
          <w:rFonts w:eastAsia="Calibri"/>
          <w:lang w:val="en-US"/>
        </w:rPr>
        <w:t>ɛ</w:t>
      </w:r>
      <w:r w:rsidRPr="00451329">
        <w:rPr>
          <w:lang w:val="en-US"/>
        </w:rPr>
        <w:t>m</w:t>
      </w:r>
      <w:r w:rsidRPr="00451329">
        <w:rPr>
          <w:rFonts w:eastAsia="Calibri"/>
          <w:lang w:val="en-US"/>
        </w:rPr>
        <w:t>ə</w:t>
      </w:r>
      <w:r w:rsidRPr="00451329">
        <w:rPr>
          <w:vertAlign w:val="subscript"/>
          <w:lang w:val="en-US"/>
        </w:rPr>
        <w:t>j</w:t>
      </w:r>
      <w:r w:rsidRPr="00451329">
        <w:rPr>
          <w:lang w:val="en-US"/>
        </w:rPr>
        <w:t>/st</w:t>
      </w:r>
      <w:r w:rsidRPr="00451329">
        <w:rPr>
          <w:rFonts w:eastAsia="Calibri"/>
          <w:lang w:val="en-US"/>
        </w:rPr>
        <w:t>ɛ</w:t>
      </w:r>
      <w:r w:rsidRPr="00451329">
        <w:rPr>
          <w:lang w:val="en-US"/>
        </w:rPr>
        <w:t>t</w:t>
      </w:r>
      <w:r w:rsidRPr="00451329">
        <w:rPr>
          <w:rFonts w:eastAsia="Calibri"/>
          <w:lang w:val="en-US"/>
        </w:rPr>
        <w:t>ə</w:t>
      </w:r>
      <w:r w:rsidRPr="00451329">
        <w:rPr>
          <w:vertAlign w:val="subscript"/>
          <w:lang w:val="en-US"/>
        </w:rPr>
        <w:t>k</w:t>
      </w:r>
      <w:r w:rsidRPr="00451329">
        <w:rPr>
          <w:lang w:val="en-US"/>
        </w:rPr>
        <w:t xml:space="preserve"> </w:t>
      </w:r>
      <w:r w:rsidRPr="00451329">
        <w:rPr>
          <w:lang w:val="en-US"/>
        </w:rPr>
        <w:tab/>
        <w:t xml:space="preserve">a </w:t>
      </w:r>
      <w:r w:rsidR="00D80D61" w:rsidRPr="00451329">
        <w:rPr>
          <w:lang w:val="en-US"/>
        </w:rPr>
        <w:t xml:space="preserve">      </w:t>
      </w:r>
      <w:r w:rsidRPr="00451329">
        <w:rPr>
          <w:lang w:val="en-US"/>
        </w:rPr>
        <w:t>*mand</w:t>
      </w:r>
      <w:r w:rsidRPr="00451329">
        <w:rPr>
          <w:rFonts w:eastAsia="Calibri"/>
          <w:lang w:val="en-US"/>
        </w:rPr>
        <w:t>ʒɛ</w:t>
      </w:r>
      <w:r w:rsidRPr="00451329">
        <w:rPr>
          <w:lang w:val="en-US"/>
        </w:rPr>
        <w:t>m</w:t>
      </w:r>
      <w:r w:rsidRPr="00451329">
        <w:rPr>
          <w:rFonts w:eastAsia="Calibri"/>
          <w:lang w:val="en-US"/>
        </w:rPr>
        <w:t>ə</w:t>
      </w:r>
      <w:r w:rsidRPr="00451329">
        <w:rPr>
          <w:vertAlign w:val="subscript"/>
          <w:lang w:val="en-US"/>
        </w:rPr>
        <w:t>j</w:t>
      </w:r>
      <w:r w:rsidRPr="00451329">
        <w:rPr>
          <w:lang w:val="en-US"/>
        </w:rPr>
        <w:t>/*mand</w:t>
      </w:r>
      <w:r w:rsidRPr="00451329">
        <w:rPr>
          <w:rFonts w:eastAsia="Calibri"/>
          <w:lang w:val="en-US"/>
        </w:rPr>
        <w:t>ʒɛ</w:t>
      </w:r>
      <w:r w:rsidRPr="00451329">
        <w:rPr>
          <w:lang w:val="en-US"/>
        </w:rPr>
        <w:t>t</w:t>
      </w:r>
      <w:r w:rsidRPr="00451329">
        <w:rPr>
          <w:rFonts w:eastAsia="Calibri"/>
          <w:lang w:val="en-US"/>
        </w:rPr>
        <w:t>ə</w:t>
      </w:r>
      <w:r w:rsidRPr="00451329">
        <w:rPr>
          <w:vertAlign w:val="subscript"/>
          <w:lang w:val="en-US"/>
        </w:rPr>
        <w:t>k</w:t>
      </w:r>
      <w:r w:rsidR="00D80D61" w:rsidRPr="00451329">
        <w:rPr>
          <w:lang w:val="en-US"/>
        </w:rPr>
        <w:t>.</w:t>
      </w:r>
    </w:p>
    <w:p w14:paraId="75E55B5B" w14:textId="77777777" w:rsidR="00454BDB" w:rsidRPr="00451329" w:rsidRDefault="00454BDB" w:rsidP="00E558A6">
      <w:pPr>
        <w:spacing w:line="276" w:lineRule="auto"/>
        <w:ind w:left="300" w:right="395" w:firstLine="300"/>
        <w:jc w:val="both"/>
        <w:rPr>
          <w:lang w:val="en-US"/>
        </w:rPr>
      </w:pPr>
      <w:r w:rsidRPr="00451329">
        <w:rPr>
          <w:lang w:val="en-US"/>
        </w:rPr>
        <w:t>we/you</w:t>
      </w:r>
      <w:r w:rsidRPr="00451329">
        <w:rPr>
          <w:lang w:val="en-US"/>
        </w:rPr>
        <w:tab/>
        <w:t>stay</w:t>
      </w:r>
      <w:r w:rsidRPr="00451329">
        <w:rPr>
          <w:smallCaps/>
          <w:lang w:val="en-US"/>
        </w:rPr>
        <w:t>.1pl/2pl</w:t>
      </w:r>
      <w:r w:rsidRPr="00451329">
        <w:rPr>
          <w:lang w:val="en-US"/>
        </w:rPr>
        <w:tab/>
        <w:t xml:space="preserve">to </w:t>
      </w:r>
      <w:r w:rsidRPr="00451329">
        <w:rPr>
          <w:lang w:val="en-US"/>
        </w:rPr>
        <w:tab/>
        <w:t>eat.</w:t>
      </w:r>
      <w:r w:rsidRPr="00451329">
        <w:rPr>
          <w:smallCaps/>
          <w:lang w:val="en-US"/>
        </w:rPr>
        <w:t>1pl/2pl</w:t>
      </w:r>
    </w:p>
    <w:p w14:paraId="7AEEBB53" w14:textId="77777777" w:rsidR="00454BDB" w:rsidRPr="00451329" w:rsidRDefault="00454BDB" w:rsidP="00E558A6">
      <w:pPr>
        <w:spacing w:line="276" w:lineRule="auto"/>
        <w:ind w:left="300" w:right="395" w:firstLine="300"/>
        <w:jc w:val="both"/>
        <w:rPr>
          <w:lang w:val="en-US"/>
        </w:rPr>
      </w:pPr>
      <w:r w:rsidRPr="00451329">
        <w:rPr>
          <w:lang w:val="en-US"/>
        </w:rPr>
        <w:t>‘We/you are eating.’</w:t>
      </w:r>
    </w:p>
    <w:p w14:paraId="3395565D" w14:textId="77777777" w:rsidR="00454BDB" w:rsidRPr="00451329" w:rsidRDefault="00454BDB" w:rsidP="00E558A6">
      <w:pPr>
        <w:spacing w:line="276" w:lineRule="auto"/>
        <w:ind w:right="395" w:firstLine="708"/>
        <w:jc w:val="both"/>
        <w:rPr>
          <w:lang w:val="en-US"/>
        </w:rPr>
      </w:pPr>
    </w:p>
    <w:p w14:paraId="031F0754" w14:textId="77777777" w:rsidR="00454BDB" w:rsidRPr="00451329" w:rsidRDefault="00454BDB" w:rsidP="00E558A6">
      <w:pPr>
        <w:spacing w:line="276" w:lineRule="auto"/>
        <w:ind w:right="395"/>
        <w:jc w:val="both"/>
        <w:rPr>
          <w:lang w:val="en-US"/>
        </w:rPr>
      </w:pPr>
      <w:r w:rsidRPr="00451329">
        <w:rPr>
          <w:lang w:val="en-US"/>
        </w:rPr>
        <w:t>(51)</w:t>
      </w:r>
      <w:r w:rsidRPr="00451329">
        <w:rPr>
          <w:lang w:val="en-US"/>
        </w:rPr>
        <w:tab/>
        <w:t>Noj</w:t>
      </w:r>
      <w:r w:rsidRPr="00451329">
        <w:rPr>
          <w:rFonts w:eastAsia="Calibri"/>
          <w:lang w:val="en-US"/>
        </w:rPr>
        <w:t>ə</w:t>
      </w:r>
      <w:r w:rsidRPr="00451329">
        <w:rPr>
          <w:lang w:val="en-US"/>
        </w:rPr>
        <w:t>/vo</w:t>
      </w:r>
      <w:r w:rsidRPr="00451329">
        <w:rPr>
          <w:rFonts w:eastAsia="Calibri"/>
          <w:lang w:val="en-US"/>
        </w:rPr>
        <w:t>ʊ</w:t>
      </w:r>
      <w:r w:rsidRPr="00451329">
        <w:rPr>
          <w:lang w:val="en-US"/>
        </w:rPr>
        <w:t xml:space="preserve"> </w:t>
      </w:r>
      <w:r w:rsidRPr="00451329">
        <w:rPr>
          <w:lang w:val="en-US"/>
        </w:rPr>
        <w:tab/>
        <w:t>st</w:t>
      </w:r>
      <w:r w:rsidRPr="00451329">
        <w:rPr>
          <w:rFonts w:eastAsia="Calibri"/>
          <w:lang w:val="en-US"/>
        </w:rPr>
        <w:t>ɛ</w:t>
      </w:r>
      <w:r w:rsidRPr="00451329">
        <w:rPr>
          <w:lang w:val="en-US"/>
        </w:rPr>
        <w:t>m</w:t>
      </w:r>
      <w:r w:rsidRPr="00451329">
        <w:rPr>
          <w:rFonts w:eastAsia="Calibri"/>
          <w:lang w:val="en-US"/>
        </w:rPr>
        <w:t>ə</w:t>
      </w:r>
      <w:r w:rsidRPr="00451329">
        <w:rPr>
          <w:lang w:val="en-US"/>
        </w:rPr>
        <w:t>/st</w:t>
      </w:r>
      <w:r w:rsidRPr="00451329">
        <w:rPr>
          <w:rFonts w:eastAsia="Calibri"/>
          <w:lang w:val="en-US"/>
        </w:rPr>
        <w:t>ɛ</w:t>
      </w:r>
      <w:r w:rsidRPr="00451329">
        <w:rPr>
          <w:lang w:val="en-US"/>
        </w:rPr>
        <w:t>t</w:t>
      </w:r>
      <w:r w:rsidRPr="00451329">
        <w:rPr>
          <w:rFonts w:eastAsia="Calibri"/>
          <w:lang w:val="en-US"/>
        </w:rPr>
        <w:t>ə</w:t>
      </w:r>
      <w:r w:rsidRPr="00451329">
        <w:rPr>
          <w:rFonts w:eastAsia="Calibri"/>
          <w:lang w:val="en-US"/>
        </w:rPr>
        <w:tab/>
      </w:r>
      <w:r w:rsidRPr="00451329">
        <w:rPr>
          <w:lang w:val="en-US"/>
        </w:rPr>
        <w:t xml:space="preserve">a </w:t>
      </w:r>
      <w:r w:rsidRPr="00451329">
        <w:rPr>
          <w:lang w:val="en-US"/>
        </w:rPr>
        <w:tab/>
        <w:t>man</w:t>
      </w:r>
      <w:r w:rsidRPr="00451329">
        <w:rPr>
          <w:rFonts w:eastAsia="Calibri"/>
          <w:lang w:val="en-US"/>
        </w:rPr>
        <w:t>ʹ</w:t>
      </w:r>
      <w:r w:rsidRPr="00451329">
        <w:rPr>
          <w:lang w:val="en-US"/>
        </w:rPr>
        <w:t>d</w:t>
      </w:r>
      <w:r w:rsidRPr="00451329">
        <w:rPr>
          <w:rFonts w:eastAsia="Calibri"/>
          <w:lang w:val="en-US"/>
        </w:rPr>
        <w:t>ʒɛ</w:t>
      </w:r>
      <w:r w:rsidR="00D80D61" w:rsidRPr="00451329">
        <w:rPr>
          <w:rFonts w:eastAsia="Calibri"/>
          <w:lang w:val="en-US"/>
        </w:rPr>
        <w:t>.</w:t>
      </w:r>
    </w:p>
    <w:p w14:paraId="5868D750" w14:textId="77777777" w:rsidR="00454BDB" w:rsidRPr="00451329" w:rsidRDefault="00454BDB" w:rsidP="00E558A6">
      <w:pPr>
        <w:spacing w:line="276" w:lineRule="auto"/>
        <w:ind w:left="300" w:right="395" w:firstLine="300"/>
        <w:jc w:val="both"/>
        <w:rPr>
          <w:vertAlign w:val="subscript"/>
          <w:lang w:val="en-US"/>
        </w:rPr>
      </w:pPr>
      <w:r w:rsidRPr="00451329">
        <w:rPr>
          <w:lang w:val="en-US"/>
        </w:rPr>
        <w:t>we/you</w:t>
      </w:r>
      <w:r w:rsidRPr="00451329">
        <w:rPr>
          <w:lang w:val="en-US"/>
        </w:rPr>
        <w:tab/>
        <w:t>stay.</w:t>
      </w:r>
      <w:r w:rsidRPr="00451329">
        <w:rPr>
          <w:smallCaps/>
          <w:lang w:val="en-US"/>
        </w:rPr>
        <w:t>1pl/2pl</w:t>
      </w:r>
      <w:r w:rsidRPr="00451329">
        <w:rPr>
          <w:lang w:val="en-US"/>
        </w:rPr>
        <w:tab/>
        <w:t xml:space="preserve">to </w:t>
      </w:r>
      <w:r w:rsidRPr="00451329">
        <w:rPr>
          <w:lang w:val="en-US"/>
        </w:rPr>
        <w:tab/>
        <w:t>eat</w:t>
      </w:r>
      <w:r w:rsidRPr="00451329">
        <w:rPr>
          <w:smallCaps/>
          <w:lang w:val="en-US"/>
        </w:rPr>
        <w:t>.inf</w:t>
      </w:r>
    </w:p>
    <w:p w14:paraId="491901F0" w14:textId="77777777" w:rsidR="00454BDB" w:rsidRPr="00451329" w:rsidRDefault="00454BDB" w:rsidP="00E558A6">
      <w:pPr>
        <w:spacing w:line="276" w:lineRule="auto"/>
        <w:ind w:left="300" w:right="395" w:firstLine="300"/>
        <w:jc w:val="both"/>
        <w:rPr>
          <w:lang w:val="en-US"/>
        </w:rPr>
      </w:pPr>
      <w:r w:rsidRPr="00451329">
        <w:rPr>
          <w:lang w:val="en-US"/>
        </w:rPr>
        <w:t>‘We/you are eating.’</w:t>
      </w:r>
    </w:p>
    <w:p w14:paraId="5F6C37EA" w14:textId="77777777" w:rsidR="00454BDB" w:rsidRPr="00451329" w:rsidRDefault="00454BDB" w:rsidP="00E558A6">
      <w:pPr>
        <w:spacing w:line="276" w:lineRule="auto"/>
        <w:ind w:right="395"/>
        <w:jc w:val="both"/>
        <w:rPr>
          <w:lang w:val="en-US"/>
        </w:rPr>
      </w:pPr>
    </w:p>
    <w:p w14:paraId="55AA0325" w14:textId="77777777" w:rsidR="00454BDB" w:rsidRPr="00451329" w:rsidRDefault="00454BDB" w:rsidP="00E558A6">
      <w:pPr>
        <w:spacing w:line="276" w:lineRule="auto"/>
        <w:ind w:right="395"/>
        <w:jc w:val="both"/>
        <w:rPr>
          <w:lang w:val="en-US"/>
        </w:rPr>
      </w:pPr>
      <w:r w:rsidRPr="00451329">
        <w:rPr>
          <w:lang w:val="en-US"/>
        </w:rPr>
        <w:t>Similar data are also found in other varieties. Cardinaletti &amp; Giusti (2003) found a similar pattern in their analysis of the inflected constructions in the dialect of Marsala. Manzini &amp; Savoia (2005) mention many other southern varieties (not only in Apulia) in which the aspectual inflected constructions are not found with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while the other persons allow it; (51) and (52) provide examples from the Sicilian varieties of Villadoro e Calascibetta.</w:t>
      </w:r>
    </w:p>
    <w:p w14:paraId="764774EF" w14:textId="77777777" w:rsidR="00454BDB" w:rsidRPr="00451329" w:rsidRDefault="00454BDB" w:rsidP="00E558A6">
      <w:pPr>
        <w:spacing w:line="276" w:lineRule="auto"/>
        <w:ind w:right="395"/>
        <w:jc w:val="both"/>
        <w:rPr>
          <w:lang w:val="en-US"/>
        </w:rPr>
      </w:pPr>
    </w:p>
    <w:p w14:paraId="2E5DF481" w14:textId="77777777" w:rsidR="00D80D61" w:rsidRPr="00451329" w:rsidRDefault="00454BDB" w:rsidP="00E558A6">
      <w:pPr>
        <w:spacing w:line="276" w:lineRule="auto"/>
        <w:ind w:right="395"/>
        <w:jc w:val="both"/>
        <w:rPr>
          <w:lang w:val="en-US"/>
        </w:rPr>
      </w:pPr>
      <w:r w:rsidRPr="00451329">
        <w:rPr>
          <w:lang w:val="en-US"/>
        </w:rPr>
        <w:t>(52)</w:t>
      </w:r>
      <w:r w:rsidRPr="00451329">
        <w:rPr>
          <w:lang w:val="en-US"/>
        </w:rPr>
        <w:tab/>
      </w:r>
      <w:r w:rsidR="00D80D61" w:rsidRPr="00451329">
        <w:rPr>
          <w:lang w:val="en-US"/>
        </w:rPr>
        <w:t>Villadoro</w:t>
      </w:r>
    </w:p>
    <w:p w14:paraId="6579C01E" w14:textId="77777777" w:rsidR="00454BDB" w:rsidRPr="00451329" w:rsidRDefault="00454BDB" w:rsidP="00E558A6">
      <w:pPr>
        <w:spacing w:line="276" w:lineRule="auto"/>
        <w:ind w:right="395" w:firstLine="643"/>
        <w:jc w:val="both"/>
        <w:rPr>
          <w:lang w:val="en-US"/>
        </w:rPr>
      </w:pPr>
      <w:r w:rsidRPr="00451329">
        <w:rPr>
          <w:lang w:val="en-US"/>
        </w:rPr>
        <w:t xml:space="preserve">Jamo/jete </w:t>
      </w:r>
      <w:r w:rsidRPr="00451329">
        <w:rPr>
          <w:lang w:val="en-US"/>
        </w:rPr>
        <w:tab/>
        <w:t xml:space="preserve">a </w:t>
      </w:r>
      <w:r w:rsidRPr="00451329">
        <w:rPr>
          <w:lang w:val="en-US"/>
        </w:rPr>
        <w:tab/>
        <w:t>mman</w:t>
      </w:r>
      <w:r w:rsidRPr="00451329">
        <w:rPr>
          <w:rFonts w:eastAsia="Calibri"/>
          <w:lang w:val="en-US"/>
        </w:rPr>
        <w:t>ŋʤ</w:t>
      </w:r>
      <w:r w:rsidRPr="00451329">
        <w:rPr>
          <w:lang w:val="en-US"/>
        </w:rPr>
        <w:t>ar</w:t>
      </w:r>
      <w:r w:rsidRPr="00451329">
        <w:rPr>
          <w:rFonts w:eastAsia="Calibri"/>
          <w:lang w:val="en-US"/>
        </w:rPr>
        <w:t>ɪ</w:t>
      </w:r>
      <w:r w:rsidR="00D80D61" w:rsidRPr="00451329">
        <w:rPr>
          <w:rFonts w:eastAsia="Calibri"/>
          <w:lang w:val="en-US"/>
        </w:rPr>
        <w:t>.</w:t>
      </w:r>
    </w:p>
    <w:p w14:paraId="0ACC3524" w14:textId="77777777" w:rsidR="00454BDB" w:rsidRPr="00451329" w:rsidRDefault="00454BDB" w:rsidP="00E558A6">
      <w:pPr>
        <w:spacing w:line="276" w:lineRule="auto"/>
        <w:ind w:right="395"/>
        <w:jc w:val="both"/>
        <w:rPr>
          <w:lang w:val="en-US"/>
        </w:rPr>
      </w:pPr>
      <w:r w:rsidRPr="00451329">
        <w:rPr>
          <w:lang w:val="en-US"/>
        </w:rPr>
        <w:lastRenderedPageBreak/>
        <w:tab/>
        <w:t>go.</w:t>
      </w:r>
      <w:r w:rsidRPr="00451329">
        <w:rPr>
          <w:smallCaps/>
          <w:lang w:val="en-US"/>
        </w:rPr>
        <w:t>1pl/2pl</w:t>
      </w:r>
      <w:r w:rsidRPr="00451329">
        <w:rPr>
          <w:lang w:val="en-US"/>
        </w:rPr>
        <w:t xml:space="preserve"> </w:t>
      </w:r>
      <w:r w:rsidRPr="00451329">
        <w:rPr>
          <w:lang w:val="en-US"/>
        </w:rPr>
        <w:tab/>
        <w:t>to</w:t>
      </w:r>
      <w:r w:rsidRPr="00451329">
        <w:rPr>
          <w:lang w:val="en-US"/>
        </w:rPr>
        <w:tab/>
        <w:t xml:space="preserve">eat </w:t>
      </w:r>
    </w:p>
    <w:p w14:paraId="571F4B51" w14:textId="77777777" w:rsidR="00454BDB" w:rsidRPr="00451329" w:rsidRDefault="00454BDB" w:rsidP="00E558A6">
      <w:pPr>
        <w:spacing w:line="276" w:lineRule="auto"/>
        <w:ind w:right="395"/>
        <w:jc w:val="both"/>
        <w:rPr>
          <w:lang w:val="en-US"/>
        </w:rPr>
      </w:pPr>
    </w:p>
    <w:p w14:paraId="669946D4" w14:textId="77777777" w:rsidR="00D80D61" w:rsidRPr="00451329" w:rsidRDefault="00454BDB" w:rsidP="00E558A6">
      <w:pPr>
        <w:spacing w:line="276" w:lineRule="auto"/>
        <w:ind w:right="395"/>
        <w:jc w:val="both"/>
        <w:rPr>
          <w:lang w:val="en-US"/>
        </w:rPr>
      </w:pPr>
      <w:r w:rsidRPr="00451329">
        <w:rPr>
          <w:lang w:val="en-US"/>
        </w:rPr>
        <w:t>(53)</w:t>
      </w:r>
      <w:r w:rsidRPr="00451329">
        <w:rPr>
          <w:lang w:val="en-US"/>
        </w:rPr>
        <w:tab/>
      </w:r>
      <w:r w:rsidR="00D80D61" w:rsidRPr="00451329">
        <w:rPr>
          <w:lang w:val="en-US"/>
        </w:rPr>
        <w:t>Calascibetta</w:t>
      </w:r>
    </w:p>
    <w:p w14:paraId="213F1C24" w14:textId="77777777" w:rsidR="00454BDB" w:rsidRPr="00451329" w:rsidRDefault="00454BDB" w:rsidP="00E558A6">
      <w:pPr>
        <w:spacing w:line="276" w:lineRule="auto"/>
        <w:ind w:right="395" w:firstLine="643"/>
        <w:jc w:val="both"/>
        <w:rPr>
          <w:lang w:val="en-US"/>
        </w:rPr>
      </w:pPr>
      <w:r w:rsidRPr="00451329">
        <w:rPr>
          <w:lang w:val="en-US"/>
        </w:rPr>
        <w:t xml:space="preserve">Imu/iti </w:t>
      </w:r>
      <w:r w:rsidRPr="00451329">
        <w:rPr>
          <w:lang w:val="en-US"/>
        </w:rPr>
        <w:tab/>
        <w:t>a</w:t>
      </w:r>
      <w:r w:rsidRPr="00451329">
        <w:rPr>
          <w:lang w:val="en-US"/>
        </w:rPr>
        <w:tab/>
        <w:t>mma</w:t>
      </w:r>
      <w:r w:rsidRPr="00451329">
        <w:rPr>
          <w:rFonts w:eastAsia="Calibri"/>
          <w:lang w:val="en-US"/>
        </w:rPr>
        <w:t>ɲ</w:t>
      </w:r>
      <w:r w:rsidRPr="00451329">
        <w:rPr>
          <w:lang w:val="en-US"/>
        </w:rPr>
        <w:t>d</w:t>
      </w:r>
      <w:r w:rsidRPr="00451329">
        <w:rPr>
          <w:rFonts w:eastAsia="Calibri"/>
          <w:lang w:val="en-US"/>
        </w:rPr>
        <w:t>ʒ</w:t>
      </w:r>
      <w:r w:rsidRPr="00451329">
        <w:rPr>
          <w:lang w:val="en-US"/>
        </w:rPr>
        <w:t>ar</w:t>
      </w:r>
      <w:r w:rsidRPr="00451329">
        <w:rPr>
          <w:rFonts w:eastAsia="Calibri"/>
          <w:lang w:val="en-US"/>
        </w:rPr>
        <w:t>ɪ</w:t>
      </w:r>
      <w:r w:rsidR="00D80D61" w:rsidRPr="00451329">
        <w:rPr>
          <w:lang w:val="en-US"/>
        </w:rPr>
        <w:t>.</w:t>
      </w:r>
      <w:r w:rsidR="00D80D61" w:rsidRPr="00451329">
        <w:rPr>
          <w:lang w:val="en-US"/>
        </w:rPr>
        <w:tab/>
      </w:r>
    </w:p>
    <w:p w14:paraId="0D2764DA" w14:textId="77777777" w:rsidR="00454BDB" w:rsidRPr="00451329" w:rsidRDefault="00454BDB" w:rsidP="00E558A6">
      <w:pPr>
        <w:spacing w:line="276" w:lineRule="auto"/>
        <w:ind w:left="300" w:right="395" w:firstLine="343"/>
        <w:jc w:val="both"/>
        <w:rPr>
          <w:lang w:val="en-US"/>
        </w:rPr>
      </w:pPr>
      <w:r w:rsidRPr="00451329">
        <w:rPr>
          <w:lang w:val="en-US"/>
        </w:rPr>
        <w:t>go.</w:t>
      </w:r>
      <w:r w:rsidRPr="00451329">
        <w:rPr>
          <w:smallCaps/>
          <w:lang w:val="en-US"/>
        </w:rPr>
        <w:t>1pl/2pl</w:t>
      </w:r>
      <w:r w:rsidRPr="00451329">
        <w:rPr>
          <w:smallCaps/>
          <w:lang w:val="en-US"/>
        </w:rPr>
        <w:tab/>
      </w:r>
      <w:r w:rsidRPr="00451329">
        <w:rPr>
          <w:lang w:val="en-US"/>
        </w:rPr>
        <w:t>to</w:t>
      </w:r>
      <w:r w:rsidRPr="00451329">
        <w:rPr>
          <w:lang w:val="en-US"/>
        </w:rPr>
        <w:tab/>
        <w:t xml:space="preserve">eat </w:t>
      </w:r>
    </w:p>
    <w:p w14:paraId="3B54B585" w14:textId="77777777" w:rsidR="00454BDB" w:rsidRPr="00451329" w:rsidRDefault="00454BDB" w:rsidP="00E558A6">
      <w:pPr>
        <w:spacing w:line="276" w:lineRule="auto"/>
        <w:ind w:right="395"/>
        <w:jc w:val="both"/>
        <w:rPr>
          <w:lang w:val="en-US"/>
        </w:rPr>
      </w:pPr>
    </w:p>
    <w:p w14:paraId="3BC47D3E" w14:textId="77777777" w:rsidR="00454BDB" w:rsidRPr="00451329" w:rsidRDefault="00454BDB" w:rsidP="00E558A6">
      <w:pPr>
        <w:spacing w:line="276" w:lineRule="auto"/>
        <w:ind w:right="-31"/>
        <w:jc w:val="both"/>
        <w:rPr>
          <w:lang w:val="en-US"/>
        </w:rPr>
      </w:pPr>
      <w:r w:rsidRPr="00451329">
        <w:rPr>
          <w:lang w:val="en-US"/>
        </w:rPr>
        <w:t>Why do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not allow the </w:t>
      </w:r>
      <w:r w:rsidRPr="00451329">
        <w:rPr>
          <w:i/>
          <w:lang w:val="en-US"/>
        </w:rPr>
        <w:t>a</w:t>
      </w:r>
      <w:r w:rsidRPr="00451329">
        <w:rPr>
          <w:lang w:val="en-US"/>
        </w:rPr>
        <w:t>+inflected form construction? Is it worth talking of a person split? Our answer is that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are referentially more complex than the other singular and plural (3</w:t>
      </w:r>
      <w:r w:rsidRPr="00451329">
        <w:rPr>
          <w:vertAlign w:val="superscript"/>
          <w:lang w:val="en-US"/>
        </w:rPr>
        <w:t>rd</w:t>
      </w:r>
      <w:r w:rsidRPr="00451329">
        <w:rPr>
          <w:lang w:val="en-US"/>
        </w:rPr>
        <w:t>) persons. Their complexity is linked to the fact that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are not merely plural versions of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singular. In this sense we are dealing with a person split different from the one attested for the singular persons in auxiliary selection (Manzini &amp; Savoia 2005, 2007, 2011).</w:t>
      </w:r>
    </w:p>
    <w:p w14:paraId="7C0589C3" w14:textId="77777777" w:rsidR="00454BDB" w:rsidRPr="00451329" w:rsidRDefault="00454BDB" w:rsidP="00E558A6">
      <w:pPr>
        <w:widowControl w:val="0"/>
        <w:autoSpaceDE w:val="0"/>
        <w:autoSpaceDN w:val="0"/>
        <w:adjustRightInd w:val="0"/>
        <w:spacing w:line="276" w:lineRule="auto"/>
        <w:ind w:right="-31" w:firstLine="708"/>
        <w:jc w:val="both"/>
        <w:rPr>
          <w:lang w:val="en-US"/>
        </w:rPr>
      </w:pPr>
      <w:r w:rsidRPr="00451329">
        <w:rPr>
          <w:lang w:val="en-US"/>
        </w:rPr>
        <w:t>Bobaljik (2008) proposes a two-valued binary feature system [±speaker] and [±hearer] to account for the personal pronominal system across languages.</w:t>
      </w:r>
      <w:r w:rsidRPr="00451329">
        <w:rPr>
          <w:rStyle w:val="a4"/>
          <w:lang w:val="en-US"/>
        </w:rPr>
        <w:footnoteReference w:id="19"/>
      </w:r>
      <w:r w:rsidRPr="00451329">
        <w:rPr>
          <w:lang w:val="en-US"/>
        </w:rPr>
        <w:t xml:space="preserve"> The two-valued person feature system lacks a feature ‘third person’, which is then analyzed as [-speaker, -hearer]. For plural persons, Bobalijk (2008) argues, along the lines of Lyons (1968) and Benveniste (1966), that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are not merely plurals of the singular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“We (‘first person plural’) does not normally stand in the same relationship to I (‘first person singular’) as boys, cows, etc., do to boy, cow, etc. The pronoun we is to be interpreted as ‘I, in addition to one or more other persons’… In other words, we is not ‘the plural of I’: rather, it includes a reference to ‘I’ and is plural” Lyons (1968:277). So Bobalijk suggests that “[i]t is indeed meaningful to speak of a first person plural, but it is important to note that plural, for the first person, normally means an associative or group plural, rather than a multiplicity of individuals sharing the property [speaker]” (Bobaljik 2008:209). The same is also true of the 2</w:t>
      </w:r>
      <w:r w:rsidRPr="00451329">
        <w:rPr>
          <w:vertAlign w:val="superscript"/>
          <w:lang w:val="en-US"/>
        </w:rPr>
        <w:t>nd</w:t>
      </w:r>
      <w:r w:rsidRPr="00451329">
        <w:rPr>
          <w:lang w:val="en-US"/>
        </w:rPr>
        <w:t xml:space="preserve"> person plural, which is not merely the plural of singular </w:t>
      </w:r>
      <w:r w:rsidRPr="00451329">
        <w:rPr>
          <w:i/>
          <w:lang w:val="en-US"/>
        </w:rPr>
        <w:t>you</w:t>
      </w:r>
      <w:r w:rsidRPr="00451329">
        <w:rPr>
          <w:lang w:val="en-US"/>
        </w:rPr>
        <w:t>. So while the 1</w:t>
      </w:r>
      <w:r w:rsidRPr="00451329">
        <w:rPr>
          <w:vertAlign w:val="superscript"/>
          <w:lang w:val="en-US"/>
        </w:rPr>
        <w:t>st</w:t>
      </w:r>
      <w:r w:rsidRPr="00451329">
        <w:rPr>
          <w:lang w:val="en-US"/>
        </w:rPr>
        <w:t xml:space="preserve"> person plural is not just a sum of [speaker], but is the sum of speaker plus others, the 2</w:t>
      </w:r>
      <w:r w:rsidRPr="00451329">
        <w:rPr>
          <w:vertAlign w:val="superscript"/>
          <w:lang w:val="en-US"/>
        </w:rPr>
        <w:t>nd</w:t>
      </w:r>
      <w:r w:rsidRPr="00451329">
        <w:rPr>
          <w:lang w:val="en-US"/>
        </w:rPr>
        <w:t xml:space="preserve"> person plural is not just a sum of [hearer], but is the sum of hearer plus others. Furthermore, Bobaljik (2008) resumes this discussion by saying that while the 1</w:t>
      </w:r>
      <w:r w:rsidRPr="00451329">
        <w:rPr>
          <w:vertAlign w:val="superscript"/>
          <w:lang w:val="en-US"/>
        </w:rPr>
        <w:t>st</w:t>
      </w:r>
      <w:r w:rsidRPr="00451329">
        <w:rPr>
          <w:lang w:val="en-US"/>
        </w:rPr>
        <w:t xml:space="preserve"> person plural is the sum of all persons, (54), the 2</w:t>
      </w:r>
      <w:r w:rsidRPr="00451329">
        <w:rPr>
          <w:vertAlign w:val="superscript"/>
          <w:lang w:val="en-US"/>
        </w:rPr>
        <w:t>nd</w:t>
      </w:r>
      <w:r w:rsidRPr="00451329">
        <w:rPr>
          <w:lang w:val="en-US"/>
        </w:rPr>
        <w:t xml:space="preserve"> person plural is the sum of all persons excluding the [speaker].</w:t>
      </w:r>
    </w:p>
    <w:p w14:paraId="7B8300A9" w14:textId="77777777" w:rsidR="00454BDB" w:rsidRPr="00451329" w:rsidRDefault="00454BDB" w:rsidP="00E558A6">
      <w:pPr>
        <w:widowControl w:val="0"/>
        <w:autoSpaceDE w:val="0"/>
        <w:autoSpaceDN w:val="0"/>
        <w:adjustRightInd w:val="0"/>
        <w:spacing w:line="276" w:lineRule="auto"/>
        <w:ind w:right="-31"/>
        <w:jc w:val="both"/>
        <w:rPr>
          <w:lang w:val="en-US"/>
        </w:rPr>
      </w:pPr>
    </w:p>
    <w:p w14:paraId="6BBD594A" w14:textId="77777777" w:rsidR="00454BDB" w:rsidRPr="00451329" w:rsidRDefault="00454BDB" w:rsidP="00E558A6">
      <w:pPr>
        <w:widowControl w:val="0"/>
        <w:autoSpaceDE w:val="0"/>
        <w:autoSpaceDN w:val="0"/>
        <w:adjustRightInd w:val="0"/>
        <w:spacing w:line="276" w:lineRule="auto"/>
        <w:ind w:right="-31"/>
        <w:jc w:val="both"/>
      </w:pPr>
      <w:r w:rsidRPr="00451329">
        <w:rPr>
          <w:lang w:val="en-US"/>
        </w:rPr>
        <w:t>(54)</w:t>
      </w:r>
      <w:r w:rsidRPr="00451329">
        <w:rPr>
          <w:lang w:val="en-US"/>
        </w:rPr>
        <w:tab/>
        <w:t xml:space="preserve">‘we’ is 1st (+ 2nd) (+ 3rd) </w:t>
      </w:r>
    </w:p>
    <w:p w14:paraId="5A175C80" w14:textId="77777777" w:rsidR="00454BDB" w:rsidRPr="00451329" w:rsidRDefault="00454BDB" w:rsidP="00E558A6">
      <w:pPr>
        <w:widowControl w:val="0"/>
        <w:autoSpaceDE w:val="0"/>
        <w:autoSpaceDN w:val="0"/>
        <w:adjustRightInd w:val="0"/>
        <w:spacing w:line="276" w:lineRule="auto"/>
        <w:ind w:right="-31"/>
        <w:jc w:val="both"/>
        <w:rPr>
          <w:lang w:val="en-US"/>
        </w:rPr>
      </w:pPr>
    </w:p>
    <w:p w14:paraId="4D4474A3" w14:textId="77777777" w:rsidR="00454BDB" w:rsidRPr="00451329" w:rsidRDefault="00454BDB" w:rsidP="00E558A6">
      <w:pPr>
        <w:widowControl w:val="0"/>
        <w:autoSpaceDE w:val="0"/>
        <w:autoSpaceDN w:val="0"/>
        <w:adjustRightInd w:val="0"/>
        <w:spacing w:line="276" w:lineRule="auto"/>
        <w:ind w:right="-31"/>
        <w:jc w:val="both"/>
      </w:pPr>
      <w:r w:rsidRPr="00451329">
        <w:rPr>
          <w:lang w:val="en-US"/>
        </w:rPr>
        <w:t>(55)</w:t>
      </w:r>
      <w:r w:rsidRPr="00451329">
        <w:rPr>
          <w:lang w:val="en-US"/>
        </w:rPr>
        <w:tab/>
        <w:t>‘you’ is 2nd (+3rd).</w:t>
      </w:r>
      <w:r w:rsidR="00C03B54" w:rsidRPr="00451329">
        <w:rPr>
          <w:lang w:val="en-US"/>
        </w:rPr>
        <w:t xml:space="preserve"> </w:t>
      </w:r>
      <w:r w:rsidRPr="00451329">
        <w:rPr>
          <w:lang w:val="en-US"/>
        </w:rPr>
        <w:t xml:space="preserve">(adapted from Bobalijk, 2008) </w:t>
      </w:r>
    </w:p>
    <w:p w14:paraId="563B7EC2" w14:textId="77777777" w:rsidR="00454BDB" w:rsidRPr="00451329" w:rsidRDefault="00454BDB" w:rsidP="00E558A6">
      <w:pPr>
        <w:pStyle w:val="ab"/>
        <w:widowControl w:val="0"/>
        <w:autoSpaceDE w:val="0"/>
        <w:autoSpaceDN w:val="0"/>
        <w:adjustRightInd w:val="0"/>
        <w:spacing w:line="276" w:lineRule="auto"/>
        <w:ind w:left="3396" w:right="-31"/>
        <w:jc w:val="both"/>
        <w:rPr>
          <w:rFonts w:ascii="Times New Roman" w:hAnsi="Times New Roman" w:cs="Times New Roman"/>
          <w:lang w:val="en-US"/>
        </w:rPr>
      </w:pPr>
    </w:p>
    <w:p w14:paraId="437AC7BF" w14:textId="77777777" w:rsidR="00454BDB" w:rsidRPr="00451329" w:rsidRDefault="00454BDB" w:rsidP="00E558A6">
      <w:pPr>
        <w:spacing w:line="276" w:lineRule="auto"/>
        <w:ind w:right="395"/>
        <w:jc w:val="both"/>
        <w:rPr>
          <w:lang w:val="en-US"/>
        </w:rPr>
      </w:pPr>
      <w:r w:rsidRPr="00451329">
        <w:rPr>
          <w:lang w:val="en-US"/>
        </w:rPr>
        <w:t>Following similar considerations on the person system, Manzini &amp; Savoia (2007</w:t>
      </w:r>
      <w:r w:rsidR="00C03B54" w:rsidRPr="00451329">
        <w:rPr>
          <w:lang w:val="en-US"/>
        </w:rPr>
        <w:t>;</w:t>
      </w:r>
      <w:r w:rsidRPr="00451329">
        <w:rPr>
          <w:lang w:val="en-US"/>
        </w:rPr>
        <w:t xml:space="preserve"> 2011) use a person split analysis to describe the patterns found in other constructions (i.e. auxiliary selection with present perfect) where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singular (discourse-anchored pronouns: [+speaker, +hearer]) and the 3</w:t>
      </w:r>
      <w:r w:rsidRPr="00451329">
        <w:rPr>
          <w:vertAlign w:val="superscript"/>
          <w:lang w:val="en-US"/>
        </w:rPr>
        <w:t>rd</w:t>
      </w:r>
      <w:r w:rsidRPr="00451329">
        <w:rPr>
          <w:lang w:val="en-US"/>
        </w:rPr>
        <w:t xml:space="preserve"> person singular (event-anchored pronouns: [-speaker, -hearer]) show different morphosyntactic patterns. For the analysis of plural persons, Manzini &amp; Savoia (2011) argue that “the 1st person plural does not </w:t>
      </w:r>
      <w:r w:rsidRPr="00451329">
        <w:rPr>
          <w:lang w:val="en-US"/>
        </w:rPr>
        <w:lastRenderedPageBreak/>
        <w:t>necessarily denote a plurality of speakers (though it may), or the speaker and hearer only (though again it may); rather its denotation routinely involves one speaker and a certain number of other individuals that are being referred to together with the speaker. The same is true for the 2nd person singular, which does not necessarily (or normally) denote a plurality of hearers but simply refers to the hearer taken together with a certain number of other individuals …Because of this referential structure of the so-called 1st and 2nd plural, it is reasonable to propose that even varieties that activate the person split in the singular may not do so in the plural” (Manzini &amp; Savoia 2011:</w:t>
      </w:r>
      <w:r w:rsidR="00C03B54" w:rsidRPr="00451329">
        <w:rPr>
          <w:lang w:val="en-US"/>
        </w:rPr>
        <w:t xml:space="preserve"> </w:t>
      </w:r>
      <w:r w:rsidRPr="00451329">
        <w:rPr>
          <w:lang w:val="en-US"/>
        </w:rPr>
        <w:t>213). In a lexical parametrization approach (Manzini &amp; Wexler 1988</w:t>
      </w:r>
      <w:r w:rsidR="00C03B54" w:rsidRPr="00451329">
        <w:rPr>
          <w:lang w:val="en-US"/>
        </w:rPr>
        <w:t>;</w:t>
      </w:r>
      <w:r w:rsidRPr="00451329">
        <w:rPr>
          <w:lang w:val="en-US"/>
        </w:rPr>
        <w:t xml:space="preserve"> Manzini &amp; Savoia 2011), languages involve a parametric distinction for plural on the one hand and the discourse participants and event participants may not apply in the plural. </w:t>
      </w:r>
    </w:p>
    <w:p w14:paraId="584DBA1C" w14:textId="2A92FD17" w:rsidR="00454BDB" w:rsidRPr="00451329" w:rsidRDefault="00454BDB" w:rsidP="00E558A6">
      <w:pPr>
        <w:spacing w:line="276" w:lineRule="auto"/>
        <w:ind w:right="395" w:firstLine="708"/>
        <w:jc w:val="both"/>
        <w:rPr>
          <w:lang w:val="en-US"/>
        </w:rPr>
      </w:pPr>
      <w:r w:rsidRPr="00451329">
        <w:rPr>
          <w:lang w:val="en-US"/>
        </w:rPr>
        <w:t>With respect to the constructions being discussed here, the person split we found in the aspectual inflected progressive of Conversanese is not directly linked to the split involving discourse vs. event participants, but to the referential complexity of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More precisely, we have been contending that the progressive aspectual inflected constructions are based on a locative structure where the subject of the matrix subject enters into a central coincidence relation within the event denoted by the embedded predicates (as in Mateu &amp; Amadas 1999</w:t>
      </w:r>
      <w:r w:rsidR="00C03B54" w:rsidRPr="00451329">
        <w:rPr>
          <w:lang w:val="en-US"/>
        </w:rPr>
        <w:t>;</w:t>
      </w:r>
      <w:r w:rsidRPr="00451329">
        <w:rPr>
          <w:lang w:val="en-US"/>
        </w:rPr>
        <w:t xml:space="preserve"> Laka 2006).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may not enter into this derivation because the referential complexity of the plurality does not allow the instantiation of a central coincidence relation as tight as the one found in the aspectual inflected constructions with other persons, (29). </w:t>
      </w:r>
      <w:ins w:id="543" w:author="Utente di Microsoft Office" w:date="2018-06-19T18:15:00Z">
        <w:r w:rsidR="009E76D0">
          <w:rPr>
            <w:lang w:val="en-US"/>
          </w:rPr>
          <w:t>The main idea is that the central coincidence relation</w:t>
        </w:r>
      </w:ins>
      <w:ins w:id="544" w:author="Utente di Microsoft Office" w:date="2018-06-19T18:32:00Z">
        <w:r w:rsidR="007A0017">
          <w:rPr>
            <w:lang w:val="en-US"/>
          </w:rPr>
          <w:t xml:space="preserve"> entails </w:t>
        </w:r>
        <w:r w:rsidR="00170A86">
          <w:rPr>
            <w:lang w:val="en-US"/>
          </w:rPr>
          <w:t xml:space="preserve">a reading for which a referentially </w:t>
        </w:r>
      </w:ins>
      <w:ins w:id="545" w:author="Utente di Microsoft Office" w:date="2018-06-19T18:38:00Z">
        <w:r w:rsidR="00990982">
          <w:rPr>
            <w:lang w:val="en-US"/>
          </w:rPr>
          <w:t>unique (</w:t>
        </w:r>
        <w:del w:id="546" w:author="Matthew Reeve" w:date="2018-06-22T11:09:00Z">
          <w:r w:rsidR="00990982" w:rsidDel="0018090E">
            <w:rPr>
              <w:lang w:val="en-US"/>
            </w:rPr>
            <w:delText>easy to identify</w:delText>
          </w:r>
        </w:del>
      </w:ins>
      <w:ins w:id="547" w:author="Matthew Reeve" w:date="2018-06-22T11:09:00Z">
        <w:r w:rsidR="0018090E">
          <w:rPr>
            <w:lang w:val="en-US"/>
          </w:rPr>
          <w:t>easily identifiable</w:t>
        </w:r>
      </w:ins>
      <w:ins w:id="548" w:author="Utente di Microsoft Office" w:date="2018-06-19T18:38:00Z">
        <w:r w:rsidR="00990982">
          <w:rPr>
            <w:lang w:val="en-US"/>
          </w:rPr>
          <w:t xml:space="preserve">) </w:t>
        </w:r>
      </w:ins>
      <w:ins w:id="549" w:author="Utente di Microsoft Office" w:date="2018-06-19T18:32:00Z">
        <w:r w:rsidR="00170A86">
          <w:rPr>
            <w:lang w:val="en-US"/>
          </w:rPr>
          <w:t xml:space="preserve">event participant is </w:t>
        </w:r>
      </w:ins>
      <w:ins w:id="550" w:author="Utente di Microsoft Office" w:date="2018-06-19T18:33:00Z">
        <w:r w:rsidR="00A43C38">
          <w:rPr>
            <w:lang w:val="en-US"/>
          </w:rPr>
          <w:t xml:space="preserve">centrally </w:t>
        </w:r>
      </w:ins>
      <w:ins w:id="551" w:author="Utente di Microsoft Office" w:date="2018-06-19T18:32:00Z">
        <w:r w:rsidR="00170A86">
          <w:rPr>
            <w:lang w:val="en-US"/>
          </w:rPr>
          <w:t xml:space="preserve">located </w:t>
        </w:r>
      </w:ins>
      <w:ins w:id="552" w:author="Utente di Microsoft Office" w:date="2018-06-19T18:33:00Z">
        <w:r w:rsidR="00273B65">
          <w:rPr>
            <w:lang w:val="en-US"/>
          </w:rPr>
          <w:t>within the eventive structure</w:t>
        </w:r>
        <w:del w:id="553" w:author="Matthew Reeve" w:date="2018-06-22T11:09:00Z">
          <w:r w:rsidR="00273B65" w:rsidDel="0018090E">
            <w:rPr>
              <w:lang w:val="en-US"/>
            </w:rPr>
            <w:delText>,</w:delText>
          </w:r>
        </w:del>
      </w:ins>
      <w:ins w:id="554" w:author="Matthew Reeve" w:date="2018-06-22T11:09:00Z">
        <w:r w:rsidR="0018090E">
          <w:rPr>
            <w:lang w:val="en-US"/>
          </w:rPr>
          <w:t>.</w:t>
        </w:r>
      </w:ins>
      <w:ins w:id="555" w:author="Utente di Microsoft Office" w:date="2018-06-19T18:33:00Z">
        <w:r w:rsidR="00A43C38">
          <w:rPr>
            <w:lang w:val="en-US"/>
          </w:rPr>
          <w:t xml:space="preserve"> 1</w:t>
        </w:r>
        <w:r w:rsidR="00A43C38" w:rsidRPr="00A43C38">
          <w:rPr>
            <w:vertAlign w:val="superscript"/>
            <w:lang w:val="en-US"/>
            <w:rPrChange w:id="556" w:author="Utente di Microsoft Office" w:date="2018-06-19T18:33:00Z">
              <w:rPr>
                <w:lang w:val="en-US"/>
              </w:rPr>
            </w:rPrChange>
          </w:rPr>
          <w:t>st</w:t>
        </w:r>
        <w:r w:rsidR="00A43C38">
          <w:rPr>
            <w:lang w:val="en-US"/>
          </w:rPr>
          <w:t xml:space="preserve"> and 2</w:t>
        </w:r>
        <w:r w:rsidR="00A43C38" w:rsidRPr="00A43C38">
          <w:rPr>
            <w:vertAlign w:val="superscript"/>
            <w:lang w:val="en-US"/>
            <w:rPrChange w:id="557" w:author="Utente di Microsoft Office" w:date="2018-06-19T18:33:00Z">
              <w:rPr>
                <w:lang w:val="en-US"/>
              </w:rPr>
            </w:rPrChange>
          </w:rPr>
          <w:t>nd</w:t>
        </w:r>
        <w:r w:rsidR="00A43C38">
          <w:rPr>
            <w:lang w:val="en-US"/>
          </w:rPr>
          <w:t xml:space="preserve"> </w:t>
        </w:r>
        <w:del w:id="558" w:author="Matthew Reeve" w:date="2018-06-22T11:10:00Z">
          <w:r w:rsidR="00A43C38" w:rsidDel="0018090E">
            <w:rPr>
              <w:lang w:val="en-US"/>
            </w:rPr>
            <w:delText xml:space="preserve">plural </w:delText>
          </w:r>
        </w:del>
        <w:r w:rsidR="00A43C38">
          <w:rPr>
            <w:lang w:val="en-US"/>
          </w:rPr>
          <w:t>persons</w:t>
        </w:r>
      </w:ins>
      <w:ins w:id="559" w:author="Matthew Reeve" w:date="2018-06-22T11:10:00Z">
        <w:r w:rsidR="0018090E">
          <w:rPr>
            <w:lang w:val="en-US"/>
          </w:rPr>
          <w:t xml:space="preserve"> plural, however,</w:t>
        </w:r>
      </w:ins>
      <w:ins w:id="560" w:author="Utente di Microsoft Office" w:date="2018-06-19T18:33:00Z">
        <w:r w:rsidR="00A43C38">
          <w:rPr>
            <w:lang w:val="en-US"/>
          </w:rPr>
          <w:t xml:space="preserve"> </w:t>
        </w:r>
      </w:ins>
      <w:ins w:id="561" w:author="Utente di Microsoft Office" w:date="2018-06-19T18:34:00Z">
        <w:r w:rsidR="00A27506">
          <w:rPr>
            <w:lang w:val="en-US"/>
          </w:rPr>
          <w:t>can</w:t>
        </w:r>
        <w:del w:id="562" w:author="Matthew Reeve" w:date="2018-06-22T11:09:00Z">
          <w:r w:rsidR="00A27506" w:rsidDel="0018090E">
            <w:rPr>
              <w:lang w:val="en-US"/>
            </w:rPr>
            <w:delText xml:space="preserve"> </w:delText>
          </w:r>
        </w:del>
        <w:r w:rsidR="00A27506">
          <w:rPr>
            <w:lang w:val="en-US"/>
          </w:rPr>
          <w:t xml:space="preserve">not be centrally located </w:t>
        </w:r>
      </w:ins>
      <w:ins w:id="563" w:author="Utente di Microsoft Office" w:date="2018-06-19T18:35:00Z">
        <w:r w:rsidR="00A27506">
          <w:rPr>
            <w:lang w:val="en-US"/>
          </w:rPr>
          <w:t xml:space="preserve">due to their </w:t>
        </w:r>
        <w:del w:id="564" w:author="Matthew Reeve" w:date="2018-06-22T11:10:00Z">
          <w:r w:rsidR="00A27506" w:rsidDel="0018090E">
            <w:rPr>
              <w:lang w:val="en-US"/>
            </w:rPr>
            <w:delText>complex referentiality</w:delText>
          </w:r>
        </w:del>
      </w:ins>
      <w:ins w:id="565" w:author="Matthew Reeve" w:date="2018-06-22T11:10:00Z">
        <w:r w:rsidR="0018090E">
          <w:rPr>
            <w:lang w:val="en-US"/>
          </w:rPr>
          <w:t>referential complexity,</w:t>
        </w:r>
      </w:ins>
      <w:ins w:id="566" w:author="Utente di Microsoft Office" w:date="2018-06-19T18:35:00Z">
        <w:r w:rsidR="00990982">
          <w:rPr>
            <w:lang w:val="en-US"/>
          </w:rPr>
          <w:t xml:space="preserve"> which do</w:t>
        </w:r>
      </w:ins>
      <w:ins w:id="567" w:author="Matthew Reeve" w:date="2018-06-22T11:10:00Z">
        <w:r w:rsidR="0018090E">
          <w:rPr>
            <w:lang w:val="en-US"/>
          </w:rPr>
          <w:t>es</w:t>
        </w:r>
      </w:ins>
      <w:ins w:id="568" w:author="Utente di Microsoft Office" w:date="2018-06-19T18:35:00Z">
        <w:r w:rsidR="00990982">
          <w:rPr>
            <w:lang w:val="en-US"/>
          </w:rPr>
          <w:t xml:space="preserve"> not allow </w:t>
        </w:r>
        <w:del w:id="569" w:author="Matthew Reeve" w:date="2018-06-22T11:10:00Z">
          <w:r w:rsidR="00990982" w:rsidDel="0018090E">
            <w:rPr>
              <w:lang w:val="en-US"/>
            </w:rPr>
            <w:delText>to</w:delText>
          </w:r>
        </w:del>
      </w:ins>
      <w:ins w:id="570" w:author="Matthew Reeve" w:date="2018-06-22T11:10:00Z">
        <w:r w:rsidR="0018090E">
          <w:rPr>
            <w:lang w:val="en-US"/>
          </w:rPr>
          <w:t>the</w:t>
        </w:r>
      </w:ins>
      <w:ins w:id="571" w:author="Utente di Microsoft Office" w:date="2018-06-19T18:35:00Z">
        <w:r w:rsidR="00990982">
          <w:rPr>
            <w:lang w:val="en-US"/>
          </w:rPr>
          <w:t xml:space="preserve"> </w:t>
        </w:r>
        <w:del w:id="572" w:author="Matthew Reeve" w:date="2018-06-22T11:10:00Z">
          <w:r w:rsidR="00990982" w:rsidDel="0018090E">
            <w:rPr>
              <w:lang w:val="en-US"/>
            </w:rPr>
            <w:delText>identity</w:delText>
          </w:r>
        </w:del>
      </w:ins>
      <w:ins w:id="573" w:author="Matthew Reeve" w:date="2018-06-22T11:10:00Z">
        <w:r w:rsidR="0018090E">
          <w:rPr>
            <w:lang w:val="en-US"/>
          </w:rPr>
          <w:t>identification of</w:t>
        </w:r>
      </w:ins>
      <w:ins w:id="574" w:author="Utente di Microsoft Office" w:date="2018-06-19T18:35:00Z">
        <w:r w:rsidR="00990982">
          <w:rPr>
            <w:lang w:val="en-US"/>
          </w:rPr>
          <w:t xml:space="preserve"> a unique </w:t>
        </w:r>
      </w:ins>
      <w:ins w:id="575" w:author="Utente di Microsoft Office" w:date="2018-06-19T18:39:00Z">
        <w:r w:rsidR="00430972">
          <w:rPr>
            <w:lang w:val="en-US"/>
          </w:rPr>
          <w:t xml:space="preserve">participant </w:t>
        </w:r>
        <w:del w:id="576" w:author="Matthew Reeve" w:date="2018-06-22T11:11:00Z">
          <w:r w:rsidR="00430972" w:rsidDel="0018090E">
            <w:rPr>
              <w:lang w:val="en-US"/>
            </w:rPr>
            <w:delText>/</w:delText>
          </w:r>
        </w:del>
      </w:ins>
      <w:ins w:id="577" w:author="Matthew Reeve" w:date="2018-06-22T11:11:00Z">
        <w:r w:rsidR="0018090E">
          <w:rPr>
            <w:lang w:val="en-US"/>
          </w:rPr>
          <w:t xml:space="preserve">or </w:t>
        </w:r>
      </w:ins>
      <w:ins w:id="578" w:author="Utente di Microsoft Office" w:date="2018-06-19T18:35:00Z">
        <w:r w:rsidR="00990982">
          <w:rPr>
            <w:lang w:val="en-US"/>
          </w:rPr>
          <w:t>group of participants</w:t>
        </w:r>
      </w:ins>
      <w:ins w:id="579" w:author="Utente di Microsoft Office" w:date="2018-06-19T18:41:00Z">
        <w:del w:id="580" w:author="Matthew Reeve" w:date="2018-06-22T11:11:00Z">
          <w:r w:rsidR="00F5354B" w:rsidDel="00AC1811">
            <w:rPr>
              <w:lang w:val="en-US"/>
            </w:rPr>
            <w:delText>:</w:delText>
          </w:r>
        </w:del>
      </w:ins>
      <w:ins w:id="581" w:author="Matthew Reeve" w:date="2018-06-22T11:11:00Z">
        <w:r w:rsidR="00AC1811">
          <w:rPr>
            <w:lang w:val="en-US"/>
          </w:rPr>
          <w:t>.</w:t>
        </w:r>
      </w:ins>
      <w:ins w:id="582" w:author="Utente di Microsoft Office" w:date="2018-06-19T18:41:00Z">
        <w:r w:rsidR="00F5354B">
          <w:rPr>
            <w:lang w:val="en-US"/>
          </w:rPr>
          <w:t xml:space="preserve"> </w:t>
        </w:r>
        <w:del w:id="583" w:author="Matthew Reeve" w:date="2018-06-22T11:11:00Z">
          <w:r w:rsidR="00F5354B" w:rsidDel="00AC1811">
            <w:rPr>
              <w:lang w:val="en-US"/>
            </w:rPr>
            <w:delText>t</w:delText>
          </w:r>
        </w:del>
      </w:ins>
      <w:ins w:id="584" w:author="Matthew Reeve" w:date="2018-06-22T11:11:00Z">
        <w:r w:rsidR="00AC1811">
          <w:rPr>
            <w:lang w:val="en-US"/>
          </w:rPr>
          <w:t>T</w:t>
        </w:r>
      </w:ins>
      <w:ins w:id="585" w:author="Utente di Microsoft Office" w:date="2018-06-19T18:41:00Z">
        <w:r w:rsidR="00F5354B">
          <w:rPr>
            <w:lang w:val="en-US"/>
          </w:rPr>
          <w:t>hat is</w:t>
        </w:r>
      </w:ins>
      <w:ins w:id="586" w:author="Utente di Microsoft Office" w:date="2018-06-19T18:42:00Z">
        <w:r w:rsidR="00494BE3">
          <w:rPr>
            <w:lang w:val="en-US"/>
          </w:rPr>
          <w:t>,</w:t>
        </w:r>
      </w:ins>
      <w:ins w:id="587" w:author="Utente di Microsoft Office" w:date="2018-06-19T18:41:00Z">
        <w:r w:rsidR="00F5354B">
          <w:rPr>
            <w:lang w:val="en-US"/>
          </w:rPr>
          <w:t xml:space="preserve"> </w:t>
        </w:r>
        <w:r w:rsidR="0036539D">
          <w:rPr>
            <w:lang w:val="en-US"/>
          </w:rPr>
          <w:t>o</w:t>
        </w:r>
        <w:r w:rsidR="00494BE3">
          <w:rPr>
            <w:lang w:val="en-US"/>
          </w:rPr>
          <w:t xml:space="preserve">nly </w:t>
        </w:r>
      </w:ins>
      <w:ins w:id="588" w:author="Utente di Microsoft Office" w:date="2018-06-19T18:42:00Z">
        <w:r w:rsidR="00494BE3">
          <w:rPr>
            <w:lang w:val="en-US"/>
          </w:rPr>
          <w:t>clearly identifiable referents can be centrally located in the aspectual progressive constructions</w:t>
        </w:r>
      </w:ins>
      <w:ins w:id="589" w:author="Utente di Microsoft Office" w:date="2018-06-19T18:52:00Z">
        <w:r w:rsidR="00FE4CA3">
          <w:rPr>
            <w:lang w:val="en-US"/>
          </w:rPr>
          <w:t>,</w:t>
        </w:r>
      </w:ins>
      <w:ins w:id="590" w:author="Utente di Microsoft Office" w:date="2018-06-19T18:42:00Z">
        <w:r w:rsidR="00494BE3">
          <w:rPr>
            <w:lang w:val="en-US"/>
          </w:rPr>
          <w:t xml:space="preserve"> at least in Conversanese.</w:t>
        </w:r>
      </w:ins>
      <w:ins w:id="591" w:author="Utente di Microsoft Office" w:date="2018-06-19T18:39:00Z">
        <w:del w:id="592" w:author="Matthew Reeve" w:date="2018-06-22T11:11:00Z">
          <w:r w:rsidR="00430972" w:rsidDel="00AC1811">
            <w:rPr>
              <w:lang w:val="en-US"/>
            </w:rPr>
            <w:delText>.</w:delText>
          </w:r>
        </w:del>
        <w:r w:rsidR="00430972">
          <w:rPr>
            <w:lang w:val="en-US"/>
          </w:rPr>
          <w:t xml:space="preserve"> The microparametric variation </w:t>
        </w:r>
        <w:del w:id="593" w:author="Matthew Reeve" w:date="2018-06-22T11:11:00Z">
          <w:r w:rsidR="00430972" w:rsidDel="00AC1811">
            <w:rPr>
              <w:lang w:val="en-US"/>
            </w:rPr>
            <w:delText>of</w:delText>
          </w:r>
        </w:del>
      </w:ins>
      <w:ins w:id="594" w:author="Matthew Reeve" w:date="2018-06-22T11:11:00Z">
        <w:r w:rsidR="00AC1811">
          <w:rPr>
            <w:lang w:val="en-US"/>
          </w:rPr>
          <w:t>in</w:t>
        </w:r>
      </w:ins>
      <w:ins w:id="595" w:author="Utente di Microsoft Office" w:date="2018-06-19T18:39:00Z">
        <w:r w:rsidR="00430972">
          <w:rPr>
            <w:lang w:val="en-US"/>
          </w:rPr>
          <w:t xml:space="preserve"> the aspectual inflected </w:t>
        </w:r>
      </w:ins>
      <w:ins w:id="596" w:author="Utente di Microsoft Office" w:date="2018-06-19T18:40:00Z">
        <w:del w:id="597" w:author="Matthew Reeve" w:date="2018-06-22T11:11:00Z">
          <w:r w:rsidR="00F5354B" w:rsidDel="00AC1811">
            <w:rPr>
              <w:lang w:val="en-US"/>
            </w:rPr>
            <w:delText>(</w:delText>
          </w:r>
          <w:r w:rsidR="00F5354B" w:rsidRPr="00451329" w:rsidDel="00AC1811">
            <w:rPr>
              <w:lang w:val="en-US"/>
            </w:rPr>
            <w:delText>§</w:delText>
          </w:r>
          <w:r w:rsidR="00F5354B" w:rsidDel="00AC1811">
            <w:rPr>
              <w:lang w:val="en-US"/>
            </w:rPr>
            <w:delText>2.2)</w:delText>
          </w:r>
        </w:del>
      </w:ins>
      <w:ins w:id="598" w:author="Utente di Microsoft Office" w:date="2018-06-19T18:42:00Z">
        <w:del w:id="599" w:author="Matthew Reeve" w:date="2018-06-22T11:11:00Z">
          <w:r w:rsidR="00494BE3" w:rsidDel="00AC1811">
            <w:rPr>
              <w:lang w:val="en-US"/>
            </w:rPr>
            <w:delText xml:space="preserve"> </w:delText>
          </w:r>
        </w:del>
        <w:r w:rsidR="00494BE3">
          <w:rPr>
            <w:lang w:val="en-US"/>
          </w:rPr>
          <w:t xml:space="preserve">constructions </w:t>
        </w:r>
      </w:ins>
      <w:ins w:id="600" w:author="Matthew Reeve" w:date="2018-06-22T11:11:00Z">
        <w:r w:rsidR="00AC1811">
          <w:rPr>
            <w:lang w:val="en-US"/>
          </w:rPr>
          <w:t xml:space="preserve">(see </w:t>
        </w:r>
        <w:r w:rsidR="00AC1811" w:rsidRPr="00451329">
          <w:rPr>
            <w:lang w:val="en-US"/>
          </w:rPr>
          <w:t>§</w:t>
        </w:r>
        <w:r w:rsidR="00AC1811">
          <w:rPr>
            <w:lang w:val="en-US"/>
          </w:rPr>
          <w:t xml:space="preserve">2.2) </w:t>
        </w:r>
      </w:ins>
      <w:ins w:id="601" w:author="Utente di Microsoft Office" w:date="2018-06-19T18:52:00Z">
        <w:r w:rsidR="00FE4CA3">
          <w:rPr>
            <w:lang w:val="en-US"/>
          </w:rPr>
          <w:t xml:space="preserve">shows </w:t>
        </w:r>
      </w:ins>
      <w:ins w:id="602" w:author="Utente di Microsoft Office" w:date="2018-06-19T18:42:00Z">
        <w:r w:rsidR="00494BE3">
          <w:rPr>
            <w:lang w:val="en-US"/>
          </w:rPr>
          <w:t xml:space="preserve">that </w:t>
        </w:r>
      </w:ins>
      <w:ins w:id="603" w:author="Utente di Microsoft Office" w:date="2018-06-19T18:52:00Z">
        <w:r w:rsidR="00FE4CA3">
          <w:rPr>
            <w:lang w:val="en-US"/>
          </w:rPr>
          <w:t>different dimensions may determine the finite/</w:t>
        </w:r>
        <w:del w:id="604" w:author="Matthew Reeve" w:date="2018-06-22T11:11:00Z">
          <w:r w:rsidR="00FE4CA3" w:rsidDel="00AC1811">
            <w:rPr>
              <w:lang w:val="en-US"/>
            </w:rPr>
            <w:delText>in</w:delText>
          </w:r>
        </w:del>
      </w:ins>
      <w:ins w:id="605" w:author="Matthew Reeve" w:date="2018-06-22T11:11:00Z">
        <w:r w:rsidR="00AC1811">
          <w:rPr>
            <w:lang w:val="en-US"/>
          </w:rPr>
          <w:t>non-</w:t>
        </w:r>
      </w:ins>
      <w:ins w:id="606" w:author="Utente di Microsoft Office" w:date="2018-06-19T18:52:00Z">
        <w:r w:rsidR="00FE4CA3">
          <w:rPr>
            <w:lang w:val="en-US"/>
          </w:rPr>
          <w:t>finite split (</w:t>
        </w:r>
      </w:ins>
      <w:ins w:id="607" w:author="Utente di Microsoft Office" w:date="2018-06-19T18:42:00Z">
        <w:r w:rsidR="00494BE3">
          <w:rPr>
            <w:lang w:val="en-US"/>
          </w:rPr>
          <w:t>person</w:t>
        </w:r>
      </w:ins>
      <w:ins w:id="608" w:author="Utente di Microsoft Office" w:date="2018-06-19T18:52:00Z">
        <w:del w:id="609" w:author="Matthew Reeve" w:date="2018-06-22T11:11:00Z">
          <w:r w:rsidR="00FE4CA3" w:rsidDel="00AC1811">
            <w:rPr>
              <w:lang w:val="en-US"/>
            </w:rPr>
            <w:delText>,</w:delText>
          </w:r>
        </w:del>
      </w:ins>
      <w:ins w:id="610" w:author="Matthew Reeve" w:date="2018-06-22T11:11:00Z">
        <w:r w:rsidR="00AC1811">
          <w:rPr>
            <w:lang w:val="en-US"/>
          </w:rPr>
          <w:t xml:space="preserve"> and</w:t>
        </w:r>
      </w:ins>
      <w:ins w:id="611" w:author="Utente di Microsoft Office" w:date="2018-06-19T18:52:00Z">
        <w:r w:rsidR="00FE4CA3">
          <w:rPr>
            <w:lang w:val="en-US"/>
          </w:rPr>
          <w:t xml:space="preserve"> number features, reduced inflectional paradigm</w:t>
        </w:r>
      </w:ins>
      <w:ins w:id="612" w:author="Matthew Reeve" w:date="2018-06-22T11:11:00Z">
        <w:r w:rsidR="00AC1811">
          <w:rPr>
            <w:lang w:val="en-US"/>
          </w:rPr>
          <w:t>s</w:t>
        </w:r>
      </w:ins>
      <w:ins w:id="613" w:author="Utente di Microsoft Office" w:date="2018-06-19T18:52:00Z">
        <w:r w:rsidR="00FE4CA3">
          <w:rPr>
            <w:lang w:val="en-US"/>
          </w:rPr>
          <w:t xml:space="preserve">, </w:t>
        </w:r>
        <w:r w:rsidR="00FE4CA3" w:rsidRPr="00AC1811">
          <w:rPr>
            <w:i/>
            <w:lang w:val="en-US"/>
            <w:rPrChange w:id="614" w:author="Matthew Reeve" w:date="2018-06-22T11:12:00Z">
              <w:rPr>
                <w:lang w:val="en-US"/>
              </w:rPr>
            </w:rPrChange>
          </w:rPr>
          <w:t>a</w:t>
        </w:r>
        <w:r w:rsidR="00FE4CA3">
          <w:rPr>
            <w:lang w:val="en-US"/>
          </w:rPr>
          <w:t>/bare embedding)</w:t>
        </w:r>
        <w:del w:id="615" w:author="Matthew Reeve" w:date="2018-06-22T11:12:00Z">
          <w:r w:rsidR="00FE4CA3" w:rsidDel="00AC1811">
            <w:rPr>
              <w:lang w:val="en-US"/>
            </w:rPr>
            <w:delText>,</w:delText>
          </w:r>
        </w:del>
      </w:ins>
      <w:ins w:id="616" w:author="Matthew Reeve" w:date="2018-06-22T11:12:00Z">
        <w:r w:rsidR="00AC1811">
          <w:rPr>
            <w:lang w:val="en-US"/>
          </w:rPr>
          <w:t>.</w:t>
        </w:r>
      </w:ins>
      <w:ins w:id="617" w:author="Utente di Microsoft Office" w:date="2018-06-19T18:42:00Z">
        <w:r w:rsidR="00494BE3">
          <w:rPr>
            <w:lang w:val="en-US"/>
          </w:rPr>
          <w:t xml:space="preserve"> </w:t>
        </w:r>
      </w:ins>
      <w:ins w:id="618" w:author="Utente di Microsoft Office" w:date="2018-06-19T18:53:00Z">
        <w:r w:rsidR="00FE4CA3">
          <w:rPr>
            <w:lang w:val="en-US"/>
          </w:rPr>
          <w:t xml:space="preserve">Conversanese does not allow </w:t>
        </w:r>
        <w:del w:id="619" w:author="Matthew Reeve" w:date="2018-06-22T11:12:00Z">
          <w:r w:rsidR="00FE4CA3" w:rsidDel="00AC1811">
            <w:rPr>
              <w:lang w:val="en-US"/>
            </w:rPr>
            <w:delText xml:space="preserve">the </w:delText>
          </w:r>
        </w:del>
        <w:r w:rsidR="00FE4CA3">
          <w:rPr>
            <w:lang w:val="en-US"/>
          </w:rPr>
          <w:t>finite embedding</w:t>
        </w:r>
      </w:ins>
      <w:ins w:id="620" w:author="Utente di Microsoft Office" w:date="2018-06-19T19:08:00Z">
        <w:r w:rsidR="004E1588">
          <w:rPr>
            <w:lang w:val="en-US"/>
          </w:rPr>
          <w:t>, which encodes a central coincidence relation,</w:t>
        </w:r>
      </w:ins>
      <w:ins w:id="621" w:author="Utente di Microsoft Office" w:date="2018-06-19T18:40:00Z">
        <w:r w:rsidR="00F5354B">
          <w:rPr>
            <w:lang w:val="en-US"/>
          </w:rPr>
          <w:t xml:space="preserve"> </w:t>
        </w:r>
      </w:ins>
      <w:ins w:id="622" w:author="Utente di Microsoft Office" w:date="2018-06-19T18:54:00Z">
        <w:r w:rsidR="00FE4CA3">
          <w:rPr>
            <w:lang w:val="en-US"/>
          </w:rPr>
          <w:t>for referentially unclear referents</w:t>
        </w:r>
        <w:del w:id="623" w:author="Matthew Reeve" w:date="2018-06-22T11:12:00Z">
          <w:r w:rsidR="00FE4CA3" w:rsidDel="00AC1811">
            <w:rPr>
              <w:lang w:val="en-US"/>
            </w:rPr>
            <w:delText>,</w:delText>
          </w:r>
        </w:del>
      </w:ins>
      <w:ins w:id="624" w:author="Matthew Reeve" w:date="2018-06-22T11:12:00Z">
        <w:r w:rsidR="00AC1811">
          <w:rPr>
            <w:lang w:val="en-US"/>
          </w:rPr>
          <w:t>;</w:t>
        </w:r>
      </w:ins>
      <w:ins w:id="625" w:author="Utente di Microsoft Office" w:date="2018-06-19T18:54:00Z">
        <w:r w:rsidR="00FE4CA3">
          <w:rPr>
            <w:lang w:val="en-US"/>
          </w:rPr>
          <w:t xml:space="preserve"> this </w:t>
        </w:r>
      </w:ins>
      <w:ins w:id="626" w:author="Utente di Microsoft Office" w:date="2018-06-19T19:08:00Z">
        <w:r w:rsidR="004E1588">
          <w:rPr>
            <w:lang w:val="en-US"/>
          </w:rPr>
          <w:t xml:space="preserve">is an interpretative requirement which </w:t>
        </w:r>
      </w:ins>
      <w:ins w:id="627" w:author="Utente di Microsoft Office" w:date="2018-06-19T19:13:00Z">
        <w:r w:rsidR="004E1588">
          <w:rPr>
            <w:lang w:val="en-US"/>
          </w:rPr>
          <w:t>blocks</w:t>
        </w:r>
      </w:ins>
      <w:ins w:id="628" w:author="Utente di Microsoft Office" w:date="2018-06-19T19:08:00Z">
        <w:r w:rsidR="004E1588">
          <w:rPr>
            <w:lang w:val="en-US"/>
          </w:rPr>
          <w:t xml:space="preserve"> the </w:t>
        </w:r>
      </w:ins>
      <w:ins w:id="629" w:author="Utente di Microsoft Office" w:date="2018-06-19T19:13:00Z">
        <w:r w:rsidR="004E1588">
          <w:rPr>
            <w:lang w:val="en-US"/>
          </w:rPr>
          <w:t>mult</w:t>
        </w:r>
      </w:ins>
      <w:ins w:id="630" w:author="Utente di Microsoft Office" w:date="2018-06-19T19:15:00Z">
        <w:r w:rsidR="006A59FE">
          <w:rPr>
            <w:lang w:val="en-US"/>
          </w:rPr>
          <w:t>i</w:t>
        </w:r>
      </w:ins>
      <w:ins w:id="631" w:author="Utente di Microsoft Office" w:date="2018-06-19T19:13:00Z">
        <w:r w:rsidR="004E1588">
          <w:rPr>
            <w:lang w:val="en-US"/>
          </w:rPr>
          <w:t>ple</w:t>
        </w:r>
      </w:ins>
      <w:ins w:id="632" w:author="Utente di Microsoft Office" w:date="2018-06-19T19:09:00Z">
        <w:r w:rsidR="004E1588">
          <w:rPr>
            <w:lang w:val="en-US"/>
          </w:rPr>
          <w:t xml:space="preserve"> </w:t>
        </w:r>
      </w:ins>
      <w:ins w:id="633" w:author="Utente di Microsoft Office" w:date="2018-06-19T19:08:00Z">
        <w:r w:rsidR="004E1588">
          <w:rPr>
            <w:lang w:val="en-US"/>
          </w:rPr>
          <w:t xml:space="preserve">agreement </w:t>
        </w:r>
      </w:ins>
      <w:ins w:id="634" w:author="Utente di Microsoft Office" w:date="2018-06-19T19:15:00Z">
        <w:r w:rsidR="006A59FE">
          <w:rPr>
            <w:lang w:val="en-US"/>
          </w:rPr>
          <w:t xml:space="preserve">configurations </w:t>
        </w:r>
      </w:ins>
      <w:ins w:id="635" w:author="Utente di Microsoft Office" w:date="2018-06-19T19:13:00Z">
        <w:r w:rsidR="004E1588">
          <w:rPr>
            <w:lang w:val="en-US"/>
          </w:rPr>
          <w:t>for 1</w:t>
        </w:r>
        <w:r w:rsidR="004E1588" w:rsidRPr="004E1588">
          <w:rPr>
            <w:vertAlign w:val="superscript"/>
            <w:lang w:val="en-US"/>
            <w:rPrChange w:id="636" w:author="Utente di Microsoft Office" w:date="2018-06-19T19:13:00Z">
              <w:rPr>
                <w:lang w:val="en-US"/>
              </w:rPr>
            </w:rPrChange>
          </w:rPr>
          <w:t>st</w:t>
        </w:r>
        <w:r w:rsidR="004E1588">
          <w:rPr>
            <w:lang w:val="en-US"/>
          </w:rPr>
          <w:t xml:space="preserve"> and 2</w:t>
        </w:r>
        <w:r w:rsidR="004E1588" w:rsidRPr="004E1588">
          <w:rPr>
            <w:vertAlign w:val="superscript"/>
            <w:lang w:val="en-US"/>
            <w:rPrChange w:id="637" w:author="Utente di Microsoft Office" w:date="2018-06-19T19:13:00Z">
              <w:rPr>
                <w:lang w:val="en-US"/>
              </w:rPr>
            </w:rPrChange>
          </w:rPr>
          <w:t>nd</w:t>
        </w:r>
        <w:r w:rsidR="004E1588">
          <w:rPr>
            <w:lang w:val="en-US"/>
          </w:rPr>
          <w:t xml:space="preserve"> </w:t>
        </w:r>
      </w:ins>
      <w:ins w:id="638" w:author="Matthew Reeve" w:date="2018-06-22T11:12:00Z">
        <w:r w:rsidR="00AC1811">
          <w:rPr>
            <w:lang w:val="en-US"/>
          </w:rPr>
          <w:t xml:space="preserve">persons </w:t>
        </w:r>
      </w:ins>
      <w:ins w:id="639" w:author="Utente di Microsoft Office" w:date="2018-06-19T19:13:00Z">
        <w:r w:rsidR="004E1588">
          <w:rPr>
            <w:lang w:val="en-US"/>
          </w:rPr>
          <w:t>plural</w:t>
        </w:r>
        <w:del w:id="640" w:author="Matthew Reeve" w:date="2018-06-22T11:12:00Z">
          <w:r w:rsidR="004E1588" w:rsidDel="00AC1811">
            <w:rPr>
              <w:lang w:val="en-US"/>
            </w:rPr>
            <w:delText xml:space="preserve"> persons</w:delText>
          </w:r>
        </w:del>
      </w:ins>
      <w:r w:rsidR="00F82D78">
        <w:rPr>
          <w:lang w:val="en-US"/>
        </w:rPr>
        <w:t>.</w:t>
      </w:r>
      <w:ins w:id="641" w:author="Matthew Reeve" w:date="2018-06-22T16:35:00Z">
        <w:r w:rsidR="00F82D78">
          <w:rPr>
            <w:rStyle w:val="a4"/>
            <w:lang w:val="en-US"/>
          </w:rPr>
          <w:footnoteReference w:id="20"/>
        </w:r>
      </w:ins>
      <w:ins w:id="651" w:author="Utente di Microsoft Office" w:date="2018-06-19T19:09:00Z">
        <w:r w:rsidR="004E1588">
          <w:rPr>
            <w:lang w:val="en-US"/>
          </w:rPr>
          <w:t xml:space="preserve"> </w:t>
        </w:r>
      </w:ins>
      <w:r w:rsidRPr="00451329">
        <w:rPr>
          <w:lang w:val="en-US"/>
        </w:rPr>
        <w:t>To express the progressive with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the subject is ‘located’ within the event denoted by the embedded verb, but this locative relation is not a central coincidence relation (§4.1): the different aspectual flavors of the two constructions interact with the referential complexity of 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plural persons.</w:t>
      </w:r>
    </w:p>
    <w:p w14:paraId="38E9A834" w14:textId="77777777" w:rsidR="00C03B54" w:rsidRPr="00451329" w:rsidRDefault="00C03B54" w:rsidP="00E558A6">
      <w:pPr>
        <w:spacing w:line="276" w:lineRule="auto"/>
        <w:ind w:right="395" w:firstLine="708"/>
        <w:jc w:val="both"/>
        <w:rPr>
          <w:lang w:val="en-US"/>
        </w:rPr>
      </w:pPr>
    </w:p>
    <w:p w14:paraId="76E6992C" w14:textId="77777777" w:rsidR="00454BDB" w:rsidRPr="00451329" w:rsidRDefault="00C03B54" w:rsidP="00E558A6">
      <w:pPr>
        <w:pStyle w:val="lsSection1"/>
      </w:pPr>
      <w:r w:rsidRPr="00451329">
        <w:t xml:space="preserve">7. </w:t>
      </w:r>
      <w:r w:rsidR="00454BDB" w:rsidRPr="00451329">
        <w:t>Conclusions</w:t>
      </w:r>
    </w:p>
    <w:p w14:paraId="078F155D" w14:textId="77777777" w:rsidR="00454BDB" w:rsidRPr="00451329" w:rsidRDefault="00454BDB" w:rsidP="00E558A6">
      <w:pPr>
        <w:spacing w:line="276" w:lineRule="auto"/>
        <w:ind w:right="395"/>
        <w:jc w:val="both"/>
        <w:rPr>
          <w:lang w:val="en-US"/>
        </w:rPr>
      </w:pPr>
      <w:r w:rsidRPr="00451329">
        <w:rPr>
          <w:lang w:val="en-US"/>
        </w:rPr>
        <w:t xml:space="preserve">In this paper, we have presented a preliminary analysis of the progressive form in a number of Apulian dialects, focusing on the variety of Conversano (Apulia). In Conversanese, two forms of the progressive are available. Both constructions are formed from an inflected stative verb, a connecting preposition and a lexical verb. The two constructions differ in the inflection found on the lexical verb selected by the preposition: one type of construction involves an inflected embedded verb, and we have defined this as the aspectual (progressive) inflected construction (following Manzini &amp; Savoia 2005); the other type of construction involves an uninflected embedded lexical verb, and we have defined this as the aspectual uninflected construction. </w:t>
      </w:r>
    </w:p>
    <w:p w14:paraId="17334550" w14:textId="77777777" w:rsidR="00454BDB" w:rsidRPr="00451329" w:rsidRDefault="00454BDB" w:rsidP="00E558A6">
      <w:pPr>
        <w:spacing w:line="276" w:lineRule="auto"/>
        <w:ind w:right="395" w:firstLine="708"/>
        <w:jc w:val="both"/>
        <w:rPr>
          <w:lang w:val="en-US"/>
        </w:rPr>
      </w:pPr>
      <w:r w:rsidRPr="00451329">
        <w:rPr>
          <w:lang w:val="en-US"/>
        </w:rPr>
        <w:t>Both types of structure share a locative derivation: the majority of progressive forms crosslinguistically, in fact, are derived from expressions involving stative auxiliaries and/or locative prepositions (Bybee, Perkins &amp; Pagliuca 1994, Mateu &amp; Amadas 1999, Laka 2006). In (29) and (42) we proposed a biclausal syntactic derivation for both inflected and uninflected progressive constructions. The difference is that, while in the inflected construction the locative preposition selects a full IP, in the uninflected one the locative preposition selects an indefinite CP</w:t>
      </w:r>
      <w:r w:rsidRPr="00451329">
        <w:rPr>
          <w:vertAlign w:val="subscript"/>
          <w:lang w:val="en-US"/>
        </w:rPr>
        <w:t>I</w:t>
      </w:r>
      <w:r w:rsidRPr="00451329">
        <w:rPr>
          <w:lang w:val="en-US"/>
        </w:rPr>
        <w:t xml:space="preserve">. The distinction between the structures has been used to account for the different syntactic and aspectual properties of the two progressive constructions. </w:t>
      </w:r>
    </w:p>
    <w:p w14:paraId="24F6CE34" w14:textId="77777777" w:rsidR="00454BDB" w:rsidRPr="00451329" w:rsidRDefault="00454BDB" w:rsidP="00E558A6">
      <w:pPr>
        <w:spacing w:line="276" w:lineRule="auto"/>
        <w:ind w:right="395" w:firstLine="708"/>
        <w:jc w:val="both"/>
        <w:rPr>
          <w:lang w:val="en-US"/>
        </w:rPr>
      </w:pPr>
      <w:r w:rsidRPr="00451329">
        <w:rPr>
          <w:lang w:val="en-US"/>
        </w:rPr>
        <w:t xml:space="preserve"> On the one hand, the aspectual inflected constructions: 1) denote an event identification between the auxiliary and the lexical verb; 2) seem to work like serial verb constructions; 3) allow long-distance clitic placement; and 4) locate the matrix subject of the inflected progressive centrally within the event denoted by the embedded verb. On the other hand, the aspectual uninflected progressive constructions: 1) may denote a a frequentative aspectual reading; 2) seem to work like control constructions; 3) allow enclitic placement on the embedded infinitival verb; 4) locate the subject in a given position (although not in a central coincidence relation) within the event denoted by the embedded verb. </w:t>
      </w:r>
    </w:p>
    <w:p w14:paraId="2B5166F3" w14:textId="77777777" w:rsidR="00454BDB" w:rsidRPr="00451329" w:rsidRDefault="00454BDB" w:rsidP="00E558A6">
      <w:pPr>
        <w:spacing w:line="276" w:lineRule="auto"/>
        <w:ind w:right="395" w:firstLine="708"/>
        <w:jc w:val="both"/>
        <w:rPr>
          <w:lang w:val="en-US"/>
        </w:rPr>
      </w:pPr>
      <w:r w:rsidRPr="00451329">
        <w:rPr>
          <w:lang w:val="en-US"/>
        </w:rPr>
        <w:t>The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are not found in the aspectual inflected constructions, but are only possible in the infinitival counterpart. Differences in the pattern of the morphological derivation of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persons plural are quite common (Manzini &amp; Savoia 2005, 2011) across Romance languages: these persons are more complex than other persons (Bobalijk 2008) because they involve a complex reference to the discourse participants (as with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singular), to the plurality of participants and to the event participants. However, further analysis is needed in order to account for the nature of this person split: for present purposes, the complexity of the referentiality seems to pattern with certain aspectual interpretations (such as the inchoative interpretation attributed to 43-44 when the embedded verb is infinitival) linked to the complex referentiality, such as the inclusion/exclusion of the subject(s) within the complex locative/progressive constructions, which involve an event identification/change. In a lexical parametrization analysis (Manzini &amp; Savoia 2011), languages involve a parametric distinction for plural persons: the difference between discourse participants </w:t>
      </w:r>
      <w:r w:rsidRPr="00451329">
        <w:rPr>
          <w:lang w:val="en-US"/>
        </w:rPr>
        <w:lastRenderedPageBreak/>
        <w:t>and event participants found in the singular (1</w:t>
      </w:r>
      <w:r w:rsidRPr="00451329">
        <w:rPr>
          <w:vertAlign w:val="superscript"/>
          <w:lang w:val="en-US"/>
        </w:rPr>
        <w:t>st</w:t>
      </w:r>
      <w:r w:rsidRPr="00451329">
        <w:rPr>
          <w:lang w:val="en-US"/>
        </w:rPr>
        <w:t xml:space="preserve"> and 2</w:t>
      </w:r>
      <w:r w:rsidRPr="00451329">
        <w:rPr>
          <w:vertAlign w:val="superscript"/>
          <w:lang w:val="en-US"/>
        </w:rPr>
        <w:t>nd</w:t>
      </w:r>
      <w:r w:rsidRPr="00451329">
        <w:rPr>
          <w:lang w:val="en-US"/>
        </w:rPr>
        <w:t xml:space="preserve"> singular person vs. 3</w:t>
      </w:r>
      <w:r w:rsidRPr="00451329">
        <w:rPr>
          <w:vertAlign w:val="superscript"/>
          <w:lang w:val="en-US"/>
        </w:rPr>
        <w:t>rd</w:t>
      </w:r>
      <w:r w:rsidRPr="00451329">
        <w:rPr>
          <w:lang w:val="en-US"/>
        </w:rPr>
        <w:t xml:space="preserve"> person) may not apply in the plural, but different overlapping referents may influence the status of the plural persons and imply their overt morphological realization as a parametric choice across languages.</w:t>
      </w:r>
    </w:p>
    <w:p w14:paraId="6CE74BBF" w14:textId="77777777" w:rsidR="00C03B54" w:rsidRPr="00451329" w:rsidRDefault="00C03B54" w:rsidP="00E558A6">
      <w:pPr>
        <w:spacing w:line="276" w:lineRule="auto"/>
        <w:ind w:right="395" w:firstLine="708"/>
        <w:jc w:val="both"/>
        <w:rPr>
          <w:lang w:val="en-US"/>
        </w:rPr>
      </w:pPr>
    </w:p>
    <w:p w14:paraId="0051C591" w14:textId="77777777" w:rsidR="00454BDB" w:rsidRPr="00451329" w:rsidRDefault="00454BDB" w:rsidP="00E558A6">
      <w:pPr>
        <w:pStyle w:val="lsSection1"/>
      </w:pPr>
      <w:r w:rsidRPr="00451329">
        <w:t>References</w:t>
      </w:r>
    </w:p>
    <w:p w14:paraId="5C1503CC" w14:textId="77777777" w:rsidR="00454BDB" w:rsidRPr="00451329" w:rsidRDefault="00454BDB" w:rsidP="00E558A6">
      <w:pPr>
        <w:spacing w:line="276" w:lineRule="auto"/>
        <w:ind w:left="567" w:hanging="567"/>
        <w:jc w:val="both"/>
        <w:rPr>
          <w:lang w:val="en-US"/>
        </w:rPr>
      </w:pPr>
      <w:r w:rsidRPr="00451329">
        <w:rPr>
          <w:lang w:val="en-US"/>
        </w:rPr>
        <w:t xml:space="preserve">Aboh, Enoch Oladé. 2004. </w:t>
      </w:r>
      <w:r w:rsidRPr="00451329">
        <w:rPr>
          <w:i/>
          <w:lang w:val="en-US"/>
        </w:rPr>
        <w:t>The morphosyntax of complement-head sequences: Clause structure and word order patterns in Kwa.</w:t>
      </w:r>
      <w:r w:rsidRPr="00451329">
        <w:rPr>
          <w:lang w:val="en-US"/>
        </w:rPr>
        <w:t xml:space="preserve"> New York: Oxford University Press.</w:t>
      </w:r>
    </w:p>
    <w:p w14:paraId="2D3F84D3" w14:textId="77777777" w:rsidR="00454BDB" w:rsidRPr="00451329" w:rsidRDefault="00454BDB" w:rsidP="00E558A6">
      <w:pPr>
        <w:spacing w:line="276" w:lineRule="auto"/>
        <w:ind w:left="567" w:hanging="567"/>
        <w:jc w:val="both"/>
        <w:rPr>
          <w:lang w:val="en-US"/>
        </w:rPr>
      </w:pPr>
      <w:r w:rsidRPr="00451329">
        <w:rPr>
          <w:lang w:val="en-US"/>
        </w:rPr>
        <w:t xml:space="preserve">Aboh, Enoch Oladé. 2009. Clause structure and verb series. </w:t>
      </w:r>
      <w:r w:rsidRPr="00451329">
        <w:rPr>
          <w:i/>
          <w:lang w:val="en-US"/>
        </w:rPr>
        <w:t>Linguistic Inquiry</w:t>
      </w:r>
      <w:r w:rsidRPr="00451329">
        <w:rPr>
          <w:lang w:val="en-US"/>
        </w:rPr>
        <w:t xml:space="preserve"> 40. 1–33.</w:t>
      </w:r>
    </w:p>
    <w:p w14:paraId="78D76119" w14:textId="77777777" w:rsidR="00454BDB" w:rsidRPr="00451329" w:rsidRDefault="00454BDB" w:rsidP="00E558A6">
      <w:pPr>
        <w:spacing w:line="276" w:lineRule="auto"/>
        <w:ind w:left="567" w:right="395" w:hanging="567"/>
        <w:jc w:val="both"/>
        <w:rPr>
          <w:i/>
        </w:rPr>
      </w:pPr>
      <w:r w:rsidRPr="00451329">
        <w:t xml:space="preserve">Aikhenvald, Alexandra Y. 2006. Serial verb constructions in typological perspective. In Aikhenvald, Alexandra Y. &amp; Dixon, R. M. W. (eds.), </w:t>
      </w:r>
      <w:r w:rsidRPr="00451329">
        <w:rPr>
          <w:i/>
        </w:rPr>
        <w:t>Serial verb constructions: A cross-linguistic typology</w:t>
      </w:r>
      <w:r w:rsidRPr="00451329">
        <w:t>, 1–68. Oxford: Oxford University Press.</w:t>
      </w:r>
    </w:p>
    <w:p w14:paraId="79B5031A" w14:textId="77777777" w:rsidR="00454BDB" w:rsidRPr="00451329" w:rsidRDefault="00454BDB" w:rsidP="00E558A6">
      <w:pPr>
        <w:spacing w:line="276" w:lineRule="auto"/>
        <w:ind w:left="567" w:hanging="567"/>
        <w:jc w:val="both"/>
        <w:rPr>
          <w:lang w:val="en-US"/>
        </w:rPr>
      </w:pPr>
      <w:r w:rsidRPr="00451329">
        <w:rPr>
          <w:lang w:val="en-US"/>
        </w:rPr>
        <w:t xml:space="preserve">Aikhenvald, </w:t>
      </w:r>
      <w:r w:rsidRPr="00451329">
        <w:t>Alexandra</w:t>
      </w:r>
      <w:r w:rsidRPr="00451329">
        <w:rPr>
          <w:lang w:val="en-US"/>
        </w:rPr>
        <w:t xml:space="preserve"> Y. &amp; Dixon, R. W. (eds.). 2006. </w:t>
      </w:r>
      <w:r w:rsidRPr="00451329">
        <w:rPr>
          <w:i/>
          <w:lang w:val="en-US"/>
        </w:rPr>
        <w:t>Serial verb constructions: A cross-linguistic typology</w:t>
      </w:r>
      <w:r w:rsidRPr="00451329">
        <w:rPr>
          <w:lang w:val="en-US"/>
        </w:rPr>
        <w:t>. Oxford: Oxford University Press.</w:t>
      </w:r>
    </w:p>
    <w:p w14:paraId="3044E293" w14:textId="77777777" w:rsidR="00454BDB" w:rsidRPr="00451329" w:rsidRDefault="00454BDB" w:rsidP="00E558A6">
      <w:pPr>
        <w:spacing w:line="276" w:lineRule="auto"/>
        <w:ind w:left="567" w:hanging="567"/>
        <w:jc w:val="both"/>
        <w:rPr>
          <w:lang w:val="en-US"/>
        </w:rPr>
      </w:pPr>
      <w:r w:rsidRPr="00451329">
        <w:rPr>
          <w:lang w:val="en-US"/>
        </w:rPr>
        <w:t xml:space="preserve">Arosio, Fabrizio, 2011. Infectum and perfectum: Two faces of tense selection in Romance languages. </w:t>
      </w:r>
      <w:r w:rsidRPr="00451329">
        <w:rPr>
          <w:i/>
          <w:lang w:val="en-US"/>
        </w:rPr>
        <w:t>Linguistics and Philosophy</w:t>
      </w:r>
      <w:r w:rsidRPr="00451329">
        <w:rPr>
          <w:lang w:val="en-US"/>
        </w:rPr>
        <w:t xml:space="preserve"> 33. 171</w:t>
      </w:r>
      <w:r w:rsidRPr="00451329">
        <w:t>–</w:t>
      </w:r>
      <w:r w:rsidRPr="00451329">
        <w:rPr>
          <w:lang w:val="en-US"/>
        </w:rPr>
        <w:t>214.</w:t>
      </w:r>
    </w:p>
    <w:p w14:paraId="5DB4EB0E" w14:textId="77777777" w:rsidR="00454BDB" w:rsidRPr="00451329" w:rsidRDefault="00454BDB" w:rsidP="00E558A6">
      <w:pPr>
        <w:spacing w:line="276" w:lineRule="auto"/>
        <w:ind w:left="567" w:right="395" w:hanging="567"/>
        <w:jc w:val="both"/>
      </w:pPr>
      <w:r w:rsidRPr="00451329">
        <w:t xml:space="preserve">Baker, Mark. 1989. Object sharing and projection in serial verb constructions. </w:t>
      </w:r>
      <w:r w:rsidRPr="00451329">
        <w:rPr>
          <w:i/>
        </w:rPr>
        <w:t>Linguistic Inquiry</w:t>
      </w:r>
      <w:r w:rsidRPr="00451329">
        <w:t xml:space="preserve"> 20. 513–553.</w:t>
      </w:r>
    </w:p>
    <w:p w14:paraId="00AA6722" w14:textId="77777777" w:rsidR="00454BDB" w:rsidRPr="00451329" w:rsidRDefault="00454BDB" w:rsidP="00E558A6">
      <w:pPr>
        <w:spacing w:line="276" w:lineRule="auto"/>
        <w:ind w:left="567" w:right="395" w:hanging="567"/>
        <w:jc w:val="both"/>
        <w:rPr>
          <w:lang w:val="en-US"/>
        </w:rPr>
      </w:pPr>
      <w:r w:rsidRPr="00451329">
        <w:t>Benveniste, Émile. 1966</w:t>
      </w:r>
      <w:r w:rsidRPr="00451329">
        <w:rPr>
          <w:i/>
        </w:rPr>
        <w:t>. Problèmes de linguistique générale</w:t>
      </w:r>
      <w:r w:rsidRPr="00451329">
        <w:t>. Paris: Gallimard.</w:t>
      </w:r>
    </w:p>
    <w:p w14:paraId="24433E2C" w14:textId="77777777" w:rsidR="00454BDB" w:rsidRPr="00451329" w:rsidRDefault="00454BDB" w:rsidP="00E558A6">
      <w:pPr>
        <w:spacing w:line="276" w:lineRule="auto"/>
        <w:ind w:left="567" w:right="395" w:hanging="567"/>
        <w:jc w:val="both"/>
        <w:rPr>
          <w:lang w:val="en-US"/>
        </w:rPr>
      </w:pPr>
      <w:r w:rsidRPr="00451329">
        <w:rPr>
          <w:lang w:val="en-US"/>
        </w:rPr>
        <w:t xml:space="preserve">Bouchard, Denis. 1995. </w:t>
      </w:r>
      <w:r w:rsidRPr="00451329">
        <w:rPr>
          <w:i/>
          <w:lang w:val="en-US"/>
        </w:rPr>
        <w:t>The semantics of syntax: A minimalist approach to grammar</w:t>
      </w:r>
      <w:r w:rsidRPr="00451329">
        <w:rPr>
          <w:lang w:val="en-US"/>
        </w:rPr>
        <w:t>. Chicago &amp; London: University of Chicago Press.</w:t>
      </w:r>
    </w:p>
    <w:p w14:paraId="42B4E804" w14:textId="77777777" w:rsidR="00454BDB" w:rsidRPr="00451329" w:rsidRDefault="00454BDB" w:rsidP="00E558A6">
      <w:pPr>
        <w:spacing w:line="276" w:lineRule="auto"/>
        <w:ind w:left="567" w:right="395" w:hanging="567"/>
        <w:jc w:val="both"/>
        <w:rPr>
          <w:lang w:val="en-US"/>
        </w:rPr>
      </w:pPr>
      <w:r w:rsidRPr="00451329">
        <w:rPr>
          <w:lang w:val="en-US"/>
        </w:rPr>
        <w:t xml:space="preserve">Bobaljik, Jonathan. 2008. Missing persons: A case study in morphological universals. </w:t>
      </w:r>
      <w:r w:rsidRPr="00451329">
        <w:rPr>
          <w:i/>
          <w:lang w:val="en-US"/>
        </w:rPr>
        <w:t>The Linguistic Review</w:t>
      </w:r>
      <w:r w:rsidRPr="00451329">
        <w:rPr>
          <w:lang w:val="en-US"/>
        </w:rPr>
        <w:t xml:space="preserve"> 25. 203–230.</w:t>
      </w:r>
    </w:p>
    <w:p w14:paraId="3135B21D" w14:textId="77777777" w:rsidR="00454BDB" w:rsidRPr="00451329" w:rsidRDefault="00454BDB" w:rsidP="00E558A6">
      <w:pPr>
        <w:spacing w:line="276" w:lineRule="auto"/>
        <w:ind w:left="567" w:right="395" w:hanging="567"/>
        <w:jc w:val="both"/>
        <w:rPr>
          <w:lang w:val="en-US"/>
        </w:rPr>
      </w:pPr>
      <w:r w:rsidRPr="00451329">
        <w:rPr>
          <w:lang w:val="en-US"/>
        </w:rPr>
        <w:t xml:space="preserve">Cardinaletti, Anna &amp; Giusti, Giuliana. 2003. Motion verbs as functional heads. In Tortora, Christina (ed.), </w:t>
      </w:r>
      <w:r w:rsidRPr="00451329">
        <w:rPr>
          <w:i/>
          <w:lang w:val="en-US"/>
        </w:rPr>
        <w:t>The syntax of Italian dialects</w:t>
      </w:r>
      <w:r w:rsidRPr="00451329">
        <w:rPr>
          <w:lang w:val="en-US"/>
        </w:rPr>
        <w:t xml:space="preserve">, </w:t>
      </w:r>
      <w:r w:rsidRPr="00451329">
        <w:t>31–49.</w:t>
      </w:r>
      <w:r w:rsidRPr="00451329">
        <w:rPr>
          <w:lang w:val="en-US"/>
        </w:rPr>
        <w:t xml:space="preserve"> New York: Oxford University Press.</w:t>
      </w:r>
    </w:p>
    <w:p w14:paraId="73FEDDCC" w14:textId="77777777" w:rsidR="00454BDB" w:rsidRPr="00451329" w:rsidRDefault="00454BDB" w:rsidP="00E558A6">
      <w:pPr>
        <w:spacing w:line="276" w:lineRule="auto"/>
        <w:ind w:left="567" w:right="395" w:hanging="567"/>
        <w:jc w:val="both"/>
        <w:rPr>
          <w:lang w:val="en-US"/>
        </w:rPr>
      </w:pPr>
      <w:r w:rsidRPr="00451329">
        <w:rPr>
          <w:lang w:val="en-US"/>
        </w:rPr>
        <w:t xml:space="preserve">Chierchia, Gennaro. 1995. Individual-level predicates as inherent generics. In Carlson, Greg N. &amp; Pelletier, Francis Jeffry (eds.), </w:t>
      </w:r>
      <w:r w:rsidRPr="00451329">
        <w:rPr>
          <w:i/>
          <w:lang w:val="en-US"/>
        </w:rPr>
        <w:t>The generic book</w:t>
      </w:r>
      <w:r w:rsidRPr="00451329">
        <w:t>, 176–223</w:t>
      </w:r>
      <w:r w:rsidRPr="00451329">
        <w:rPr>
          <w:lang w:val="en-US"/>
        </w:rPr>
        <w:t xml:space="preserve">. Chicago &amp; London: University of Chicago Press. </w:t>
      </w:r>
    </w:p>
    <w:p w14:paraId="138FBE18" w14:textId="77777777" w:rsidR="00454BDB" w:rsidRPr="00451329" w:rsidRDefault="00454BDB" w:rsidP="00E558A6">
      <w:pPr>
        <w:spacing w:line="276" w:lineRule="auto"/>
        <w:ind w:left="567" w:right="395" w:hanging="567"/>
        <w:jc w:val="both"/>
        <w:rPr>
          <w:lang w:val="en-US"/>
        </w:rPr>
      </w:pPr>
      <w:r w:rsidRPr="00451329">
        <w:rPr>
          <w:lang w:val="en-US"/>
        </w:rPr>
        <w:t xml:space="preserve">Chomsky, Noam. 1957. </w:t>
      </w:r>
      <w:r w:rsidRPr="00451329">
        <w:rPr>
          <w:i/>
          <w:lang w:val="en-US"/>
        </w:rPr>
        <w:t>Syntactic structures.</w:t>
      </w:r>
      <w:r w:rsidRPr="00451329">
        <w:rPr>
          <w:lang w:val="en-US"/>
        </w:rPr>
        <w:t xml:space="preserve"> The Hague: Mouton.</w:t>
      </w:r>
    </w:p>
    <w:p w14:paraId="0C7C5040" w14:textId="77777777" w:rsidR="00454BDB" w:rsidRPr="00451329" w:rsidRDefault="00454BDB" w:rsidP="00E558A6">
      <w:pPr>
        <w:spacing w:line="276" w:lineRule="auto"/>
        <w:ind w:left="567" w:right="395" w:hanging="567"/>
        <w:jc w:val="both"/>
        <w:rPr>
          <w:lang w:val="en-US"/>
        </w:rPr>
      </w:pPr>
      <w:r w:rsidRPr="00451329">
        <w:rPr>
          <w:lang w:val="en-US"/>
        </w:rPr>
        <w:t xml:space="preserve">Chomsky, Noam. 1981. </w:t>
      </w:r>
      <w:r w:rsidRPr="00451329">
        <w:rPr>
          <w:i/>
          <w:lang w:val="en-US"/>
        </w:rPr>
        <w:t>Lectures on government and binding</w:t>
      </w:r>
      <w:r w:rsidRPr="00451329">
        <w:rPr>
          <w:lang w:val="en-US"/>
        </w:rPr>
        <w:t>. Dordrecht: Foris.</w:t>
      </w:r>
    </w:p>
    <w:p w14:paraId="181F5D33" w14:textId="77777777" w:rsidR="00454BDB" w:rsidRPr="00451329" w:rsidRDefault="00454BDB" w:rsidP="00E558A6">
      <w:pPr>
        <w:spacing w:line="276" w:lineRule="auto"/>
        <w:ind w:left="567" w:right="395" w:hanging="567"/>
        <w:jc w:val="both"/>
        <w:rPr>
          <w:lang w:val="en-US"/>
        </w:rPr>
      </w:pPr>
      <w:r w:rsidRPr="00451329">
        <w:rPr>
          <w:lang w:val="en-US"/>
        </w:rPr>
        <w:t xml:space="preserve">Chomsky, Noam. 1995. </w:t>
      </w:r>
      <w:r w:rsidRPr="00451329">
        <w:rPr>
          <w:i/>
          <w:lang w:val="en-US"/>
        </w:rPr>
        <w:t>The Minimalist Program.</w:t>
      </w:r>
      <w:r w:rsidRPr="00451329">
        <w:rPr>
          <w:lang w:val="en-US"/>
        </w:rPr>
        <w:t xml:space="preserve"> Cambridge, MA: MIT Press.</w:t>
      </w:r>
    </w:p>
    <w:p w14:paraId="42A3A5DD" w14:textId="77777777" w:rsidR="00C800D3" w:rsidRPr="00451329" w:rsidRDefault="00C800D3" w:rsidP="00C800D3">
      <w:pPr>
        <w:pStyle w:val="Sfondomedio1-Colore11"/>
        <w:widowControl w:val="0"/>
        <w:spacing w:line="276" w:lineRule="auto"/>
        <w:ind w:left="709" w:hanging="709"/>
        <w:jc w:val="both"/>
        <w:rPr>
          <w:ins w:id="652" w:author="Utente di Microsoft Office" w:date="2018-06-19T19:25:00Z"/>
          <w:rFonts w:ascii="Times New Roman" w:hAnsi="Times New Roman"/>
          <w:sz w:val="24"/>
          <w:szCs w:val="24"/>
          <w:lang w:val="en-GB"/>
        </w:rPr>
      </w:pPr>
      <w:ins w:id="653" w:author="Utente di Microsoft Office" w:date="2018-06-19T19:25:00Z">
        <w:r w:rsidRPr="00451329">
          <w:rPr>
            <w:rFonts w:ascii="Times New Roman" w:hAnsi="Times New Roman"/>
            <w:sz w:val="24"/>
            <w:szCs w:val="24"/>
            <w:lang w:val="en-GB"/>
          </w:rPr>
          <w:t xml:space="preserve">Chomsky, Noam. 2001. Derivation by phase. In Kenstowicz, Michael (ed.), </w:t>
        </w:r>
        <w:r w:rsidRPr="00451329">
          <w:rPr>
            <w:rFonts w:ascii="Times New Roman" w:hAnsi="Times New Roman"/>
            <w:i/>
            <w:sz w:val="24"/>
            <w:szCs w:val="24"/>
            <w:lang w:val="en-GB"/>
          </w:rPr>
          <w:t>Ken Hale: A life in language</w:t>
        </w:r>
        <w:r w:rsidRPr="00451329">
          <w:rPr>
            <w:rFonts w:ascii="Times New Roman" w:hAnsi="Times New Roman"/>
            <w:sz w:val="24"/>
            <w:szCs w:val="24"/>
            <w:lang w:val="en-GB"/>
          </w:rPr>
          <w:t>, 1–52</w:t>
        </w:r>
        <w:r w:rsidRPr="00451329">
          <w:rPr>
            <w:rFonts w:ascii="Times New Roman" w:hAnsi="Times New Roman"/>
            <w:i/>
            <w:sz w:val="24"/>
            <w:szCs w:val="24"/>
            <w:lang w:val="en-GB"/>
          </w:rPr>
          <w:t>.</w:t>
        </w:r>
        <w:r w:rsidRPr="00451329">
          <w:rPr>
            <w:rFonts w:ascii="Times New Roman" w:hAnsi="Times New Roman"/>
            <w:sz w:val="24"/>
            <w:szCs w:val="24"/>
            <w:lang w:val="en-GB"/>
          </w:rPr>
          <w:t xml:space="preserve"> Cambridge, MA: MIT Press.</w:t>
        </w:r>
      </w:ins>
    </w:p>
    <w:p w14:paraId="06473EFA" w14:textId="77777777" w:rsidR="00454BDB" w:rsidRPr="00451329" w:rsidRDefault="00454BDB" w:rsidP="00E558A6">
      <w:pPr>
        <w:spacing w:line="276" w:lineRule="auto"/>
        <w:ind w:left="567" w:right="395" w:hanging="567"/>
        <w:jc w:val="both"/>
        <w:rPr>
          <w:lang w:val="en-US"/>
        </w:rPr>
      </w:pPr>
      <w:r w:rsidRPr="00451329">
        <w:rPr>
          <w:lang w:val="en-US"/>
        </w:rPr>
        <w:t xml:space="preserve">Cinque, Guglielmo. 1999. </w:t>
      </w:r>
      <w:r w:rsidRPr="00451329">
        <w:rPr>
          <w:i/>
          <w:lang w:val="en-US"/>
        </w:rPr>
        <w:t xml:space="preserve">Adverbs and functional heads: A cross-linguistic perspective. </w:t>
      </w:r>
      <w:r w:rsidRPr="00451329">
        <w:rPr>
          <w:lang w:val="en-US"/>
        </w:rPr>
        <w:t>Oxford &amp; New York: Oxford University Press.</w:t>
      </w:r>
    </w:p>
    <w:p w14:paraId="7647C14D" w14:textId="77777777" w:rsidR="00454BDB" w:rsidRPr="00451329" w:rsidRDefault="00454BDB" w:rsidP="00E558A6">
      <w:pPr>
        <w:spacing w:line="276" w:lineRule="auto"/>
        <w:ind w:left="567" w:right="395" w:hanging="567"/>
        <w:jc w:val="both"/>
      </w:pPr>
      <w:r w:rsidRPr="00451329">
        <w:t xml:space="preserve">Cruschina, Silvio. 2013. Beyond the stem and inflectional morphology: An irregular pattern at the level of periphrasis. In Cruschina, Silvio &amp; Maiden, Martin &amp; Smith, John Charles (eds.), </w:t>
      </w:r>
      <w:r w:rsidRPr="00451329">
        <w:rPr>
          <w:i/>
        </w:rPr>
        <w:t>The boundaries of pure morphology</w:t>
      </w:r>
      <w:r w:rsidRPr="00451329">
        <w:t>, 262–283</w:t>
      </w:r>
      <w:r w:rsidRPr="00451329">
        <w:rPr>
          <w:i/>
        </w:rPr>
        <w:t>.</w:t>
      </w:r>
      <w:r w:rsidRPr="00451329">
        <w:t xml:space="preserve"> Oxford: Oxford University Press.</w:t>
      </w:r>
    </w:p>
    <w:p w14:paraId="39CFA7ED" w14:textId="77777777" w:rsidR="00454BDB" w:rsidRPr="00451329" w:rsidRDefault="00454BDB" w:rsidP="00E558A6">
      <w:pPr>
        <w:spacing w:line="276" w:lineRule="auto"/>
        <w:ind w:left="567" w:right="395" w:hanging="567"/>
        <w:jc w:val="both"/>
        <w:rPr>
          <w:lang w:val="en-US"/>
        </w:rPr>
      </w:pPr>
      <w:r w:rsidRPr="00451329">
        <w:rPr>
          <w:lang w:val="en-US"/>
        </w:rPr>
        <w:t xml:space="preserve">Di Caro, Vincenzo &amp; Giusti, Giuliana. 2015. A protocol for the inflected construction in Sicilian dialects. </w:t>
      </w:r>
      <w:r w:rsidRPr="00451329">
        <w:rPr>
          <w:i/>
          <w:lang w:val="en-US"/>
        </w:rPr>
        <w:t>Annali di Ca’ Foscari. Serie occidentale</w:t>
      </w:r>
      <w:r w:rsidRPr="00451329">
        <w:rPr>
          <w:lang w:val="en-US"/>
        </w:rPr>
        <w:t xml:space="preserve"> 49: 393</w:t>
      </w:r>
      <w:r w:rsidRPr="00451329">
        <w:t>–</w:t>
      </w:r>
      <w:r w:rsidRPr="00451329">
        <w:rPr>
          <w:lang w:val="en-US"/>
        </w:rPr>
        <w:t>421.</w:t>
      </w:r>
    </w:p>
    <w:p w14:paraId="6E69F9CC" w14:textId="77777777" w:rsidR="00454BDB" w:rsidRPr="00451329" w:rsidRDefault="00454BDB" w:rsidP="00E558A6">
      <w:pPr>
        <w:spacing w:line="276" w:lineRule="auto"/>
        <w:ind w:left="567" w:right="395" w:hanging="567"/>
        <w:jc w:val="both"/>
      </w:pPr>
      <w:r w:rsidRPr="00451329">
        <w:lastRenderedPageBreak/>
        <w:t xml:space="preserve">Demirdache, Hamida &amp; Uribe-Etxebarria, Myriam. 1997. The primitives of temporal relations. In Martin, Roger &amp; Michaels, David &amp; Uriagereka, Juan (eds.), </w:t>
      </w:r>
      <w:r w:rsidRPr="00451329">
        <w:rPr>
          <w:i/>
        </w:rPr>
        <w:t>Step by step: Essays on Minimalist syntax in honor of Howard Lasnik</w:t>
      </w:r>
      <w:r w:rsidRPr="00451329">
        <w:t>, 157–186. Cambridge, MA: MIT Press.</w:t>
      </w:r>
    </w:p>
    <w:p w14:paraId="72A10AFB" w14:textId="77777777" w:rsidR="00454BDB" w:rsidRPr="00451329" w:rsidRDefault="00454BDB" w:rsidP="00E558A6">
      <w:pPr>
        <w:spacing w:line="276" w:lineRule="auto"/>
        <w:ind w:left="567" w:right="395" w:hanging="567"/>
        <w:jc w:val="both"/>
        <w:rPr>
          <w:lang w:val="en-US"/>
        </w:rPr>
      </w:pPr>
      <w:r w:rsidRPr="00451329">
        <w:rPr>
          <w:lang w:val="en-US"/>
        </w:rPr>
        <w:t xml:space="preserve">Hale, Kenneth &amp; Keyser, Samuel Jay. 1993. On argument structure and the lexical expression of syntactic relations. In Hale, Kenneth &amp; Keyser, Samuel Jay (eds.), </w:t>
      </w:r>
      <w:r w:rsidRPr="00451329">
        <w:rPr>
          <w:i/>
          <w:lang w:val="en-US"/>
        </w:rPr>
        <w:t>The view from Building 20: Essays in linguistics in honor of Sylvain Bromberger</w:t>
      </w:r>
      <w:r w:rsidRPr="00451329">
        <w:rPr>
          <w:lang w:val="en-US"/>
        </w:rPr>
        <w:t>, 53</w:t>
      </w:r>
      <w:r w:rsidRPr="00451329">
        <w:t>–</w:t>
      </w:r>
      <w:r w:rsidRPr="00451329">
        <w:rPr>
          <w:lang w:val="en-US"/>
        </w:rPr>
        <w:t xml:space="preserve">109. Cambridge, MA: MIT Press. </w:t>
      </w:r>
    </w:p>
    <w:p w14:paraId="272F3366" w14:textId="77777777" w:rsidR="00454BDB" w:rsidRPr="00451329" w:rsidRDefault="00454BDB" w:rsidP="00E558A6">
      <w:pPr>
        <w:spacing w:line="276" w:lineRule="auto"/>
        <w:ind w:left="567" w:right="395" w:hanging="567"/>
        <w:jc w:val="both"/>
        <w:rPr>
          <w:lang w:val="en-US"/>
        </w:rPr>
      </w:pPr>
      <w:r w:rsidRPr="00451329">
        <w:t xml:space="preserve">Harford Perez, Carolyn. 1985. </w:t>
      </w:r>
      <w:r w:rsidRPr="00451329">
        <w:rPr>
          <w:i/>
        </w:rPr>
        <w:t>Aspects of complementation in three Bantu languages</w:t>
      </w:r>
      <w:r w:rsidRPr="00451329">
        <w:t>. Madison, WI: University of Wisconsin-Madison. (Doctoral dissertation.)</w:t>
      </w:r>
    </w:p>
    <w:p w14:paraId="58D39F67" w14:textId="77777777" w:rsidR="00454BDB" w:rsidRDefault="00454BDB" w:rsidP="00E558A6">
      <w:pPr>
        <w:spacing w:line="276" w:lineRule="auto"/>
        <w:ind w:left="567" w:right="395" w:hanging="567"/>
        <w:jc w:val="both"/>
        <w:rPr>
          <w:ins w:id="654" w:author="Utente di Microsoft Office" w:date="2018-06-19T10:46:00Z"/>
          <w:lang w:val="en-US"/>
        </w:rPr>
      </w:pPr>
      <w:r w:rsidRPr="00451329">
        <w:rPr>
          <w:lang w:val="en-US"/>
        </w:rPr>
        <w:t>Harley, Heidi &amp; Ritter, Elizabeth. 2002. Person and number in pronouns: A feature geometric analysis. Ms. (Tucson, AZ: University of Arizona &amp; Calgary: University of Calgary.)</w:t>
      </w:r>
    </w:p>
    <w:p w14:paraId="47620EAF" w14:textId="743FECEB" w:rsidR="0091617A" w:rsidRPr="0091617A" w:rsidDel="00AC1811" w:rsidRDefault="0091617A" w:rsidP="0091617A">
      <w:pPr>
        <w:spacing w:line="276" w:lineRule="auto"/>
        <w:ind w:left="567" w:right="395" w:hanging="567"/>
        <w:jc w:val="both"/>
        <w:rPr>
          <w:ins w:id="655" w:author="Utente di Microsoft Office" w:date="2018-06-19T10:46:00Z"/>
          <w:del w:id="656" w:author="Matthew Reeve" w:date="2018-06-22T11:14:00Z"/>
          <w:lang w:val="it-IT"/>
        </w:rPr>
      </w:pPr>
      <w:ins w:id="657" w:author="Utente di Microsoft Office" w:date="2018-06-19T10:46:00Z">
        <w:r>
          <w:rPr>
            <w:lang w:val="it-IT"/>
          </w:rPr>
          <w:t>Jaeggli, Osvaldo</w:t>
        </w:r>
        <w:r w:rsidRPr="0091617A">
          <w:rPr>
            <w:lang w:val="it-IT"/>
          </w:rPr>
          <w:t xml:space="preserve"> </w:t>
        </w:r>
        <w:r>
          <w:rPr>
            <w:lang w:val="it-IT"/>
          </w:rPr>
          <w:t xml:space="preserve">&amp; </w:t>
        </w:r>
        <w:r w:rsidR="003F36F8">
          <w:rPr>
            <w:lang w:val="it-IT"/>
          </w:rPr>
          <w:t>Hyams, N</w:t>
        </w:r>
      </w:ins>
      <w:ins w:id="658" w:author="Matthew Reeve" w:date="2018-06-22T11:14:00Z">
        <w:r w:rsidR="00AC1811">
          <w:rPr>
            <w:lang w:val="it-IT"/>
          </w:rPr>
          <w:t>ina</w:t>
        </w:r>
      </w:ins>
      <w:ins w:id="659" w:author="Utente di Microsoft Office" w:date="2018-06-19T10:46:00Z">
        <w:r w:rsidR="003F36F8">
          <w:rPr>
            <w:lang w:val="it-IT"/>
          </w:rPr>
          <w:t>. 1993</w:t>
        </w:r>
        <w:r w:rsidRPr="0091617A">
          <w:rPr>
            <w:lang w:val="it-IT"/>
          </w:rPr>
          <w:t xml:space="preserve">. On the </w:t>
        </w:r>
        <w:del w:id="660" w:author="Matthew Reeve" w:date="2018-06-22T11:14:00Z">
          <w:r w:rsidRPr="0091617A" w:rsidDel="00AC1811">
            <w:rPr>
              <w:lang w:val="it-IT"/>
            </w:rPr>
            <w:delText>I</w:delText>
          </w:r>
        </w:del>
      </w:ins>
      <w:ins w:id="661" w:author="Matthew Reeve" w:date="2018-06-22T11:14:00Z">
        <w:r w:rsidR="00AC1811">
          <w:rPr>
            <w:lang w:val="it-IT"/>
          </w:rPr>
          <w:t>i</w:t>
        </w:r>
      </w:ins>
      <w:ins w:id="662" w:author="Utente di Microsoft Office" w:date="2018-06-19T10:46:00Z">
        <w:r w:rsidRPr="0091617A">
          <w:rPr>
            <w:lang w:val="it-IT"/>
          </w:rPr>
          <w:t xml:space="preserve">ndependence and </w:t>
        </w:r>
        <w:del w:id="663" w:author="Matthew Reeve" w:date="2018-06-22T11:14:00Z">
          <w:r w:rsidRPr="0091617A" w:rsidDel="00AC1811">
            <w:rPr>
              <w:lang w:val="it-IT"/>
            </w:rPr>
            <w:delText>I</w:delText>
          </w:r>
        </w:del>
      </w:ins>
      <w:ins w:id="664" w:author="Matthew Reeve" w:date="2018-06-22T11:14:00Z">
        <w:r w:rsidR="00AC1811">
          <w:rPr>
            <w:lang w:val="it-IT"/>
          </w:rPr>
          <w:t>i</w:t>
        </w:r>
      </w:ins>
      <w:ins w:id="665" w:author="Utente di Microsoft Office" w:date="2018-06-19T10:46:00Z">
        <w:r w:rsidRPr="0091617A">
          <w:rPr>
            <w:lang w:val="it-IT"/>
          </w:rPr>
          <w:t xml:space="preserve">nterdependence of </w:t>
        </w:r>
        <w:del w:id="666" w:author="Matthew Reeve" w:date="2018-06-22T11:14:00Z">
          <w:r w:rsidRPr="0091617A" w:rsidDel="00AC1811">
            <w:rPr>
              <w:lang w:val="it-IT"/>
            </w:rPr>
            <w:delText>S</w:delText>
          </w:r>
        </w:del>
      </w:ins>
      <w:ins w:id="667" w:author="Matthew Reeve" w:date="2018-06-22T11:14:00Z">
        <w:r w:rsidR="00AC1811">
          <w:rPr>
            <w:lang w:val="it-IT"/>
          </w:rPr>
          <w:t>s</w:t>
        </w:r>
      </w:ins>
      <w:ins w:id="668" w:author="Utente di Microsoft Office" w:date="2018-06-19T10:46:00Z">
        <w:r w:rsidRPr="0091617A">
          <w:rPr>
            <w:lang w:val="it-IT"/>
          </w:rPr>
          <w:t xml:space="preserve">yntactic and </w:t>
        </w:r>
        <w:del w:id="669" w:author="Matthew Reeve" w:date="2018-06-22T11:14:00Z">
          <w:r w:rsidRPr="0091617A" w:rsidDel="00AC1811">
            <w:rPr>
              <w:lang w:val="it-IT"/>
            </w:rPr>
            <w:delText>M</w:delText>
          </w:r>
        </w:del>
      </w:ins>
      <w:ins w:id="670" w:author="Matthew Reeve" w:date="2018-06-22T11:14:00Z">
        <w:r w:rsidR="00AC1811">
          <w:rPr>
            <w:lang w:val="it-IT"/>
          </w:rPr>
          <w:t>m</w:t>
        </w:r>
      </w:ins>
      <w:ins w:id="671" w:author="Utente di Microsoft Office" w:date="2018-06-19T10:46:00Z">
        <w:r w:rsidRPr="0091617A">
          <w:rPr>
            <w:lang w:val="it-IT"/>
          </w:rPr>
          <w:t xml:space="preserve">orphological </w:t>
        </w:r>
        <w:del w:id="672" w:author="Matthew Reeve" w:date="2018-06-22T11:14:00Z">
          <w:r w:rsidRPr="0091617A" w:rsidDel="00AC1811">
            <w:rPr>
              <w:lang w:val="it-IT"/>
            </w:rPr>
            <w:delText>P</w:delText>
          </w:r>
        </w:del>
      </w:ins>
      <w:ins w:id="673" w:author="Matthew Reeve" w:date="2018-06-22T11:14:00Z">
        <w:r w:rsidR="00AC1811">
          <w:rPr>
            <w:lang w:val="it-IT"/>
          </w:rPr>
          <w:t>p</w:t>
        </w:r>
      </w:ins>
      <w:ins w:id="674" w:author="Utente di Microsoft Office" w:date="2018-06-19T10:46:00Z">
        <w:r w:rsidRPr="0091617A">
          <w:rPr>
            <w:lang w:val="it-IT"/>
          </w:rPr>
          <w:t xml:space="preserve">roperties: English </w:t>
        </w:r>
        <w:del w:id="675" w:author="Matthew Reeve" w:date="2018-06-22T11:14:00Z">
          <w:r w:rsidRPr="0091617A" w:rsidDel="00AC1811">
            <w:rPr>
              <w:lang w:val="it-IT"/>
            </w:rPr>
            <w:delText>A</w:delText>
          </w:r>
        </w:del>
      </w:ins>
      <w:ins w:id="676" w:author="Matthew Reeve" w:date="2018-06-22T11:14:00Z">
        <w:r w:rsidR="00AC1811">
          <w:rPr>
            <w:lang w:val="it-IT"/>
          </w:rPr>
          <w:t>a</w:t>
        </w:r>
      </w:ins>
      <w:ins w:id="677" w:author="Utente di Microsoft Office" w:date="2018-06-19T10:46:00Z">
        <w:r w:rsidRPr="0091617A">
          <w:rPr>
            <w:lang w:val="it-IT"/>
          </w:rPr>
          <w:t xml:space="preserve">spectual </w:t>
        </w:r>
        <w:del w:id="678" w:author="Matthew Reeve" w:date="2018-06-22T11:14:00Z">
          <w:r w:rsidRPr="00AC1811" w:rsidDel="00AC1811">
            <w:rPr>
              <w:i/>
              <w:lang w:val="it-IT"/>
              <w:rPrChange w:id="679" w:author="Matthew Reeve" w:date="2018-06-22T11:14:00Z">
                <w:rPr>
                  <w:lang w:val="it-IT"/>
                </w:rPr>
              </w:rPrChange>
            </w:rPr>
            <w:delText>C</w:delText>
          </w:r>
        </w:del>
      </w:ins>
      <w:ins w:id="680" w:author="Matthew Reeve" w:date="2018-06-22T11:14:00Z">
        <w:r w:rsidR="00AC1811" w:rsidRPr="00AC1811">
          <w:rPr>
            <w:i/>
            <w:lang w:val="it-IT"/>
            <w:rPrChange w:id="681" w:author="Matthew Reeve" w:date="2018-06-22T11:14:00Z">
              <w:rPr>
                <w:lang w:val="it-IT"/>
              </w:rPr>
            </w:rPrChange>
          </w:rPr>
          <w:t>c</w:t>
        </w:r>
      </w:ins>
      <w:ins w:id="682" w:author="Utente di Microsoft Office" w:date="2018-06-19T10:46:00Z">
        <w:r w:rsidRPr="00AC1811">
          <w:rPr>
            <w:i/>
            <w:lang w:val="it-IT"/>
            <w:rPrChange w:id="683" w:author="Matthew Reeve" w:date="2018-06-22T11:14:00Z">
              <w:rPr>
                <w:lang w:val="it-IT"/>
              </w:rPr>
            </w:rPrChange>
          </w:rPr>
          <w:t>ome</w:t>
        </w:r>
        <w:r w:rsidRPr="0091617A">
          <w:rPr>
            <w:lang w:val="it-IT"/>
          </w:rPr>
          <w:t xml:space="preserve"> and </w:t>
        </w:r>
        <w:del w:id="684" w:author="Matthew Reeve" w:date="2018-06-22T11:14:00Z">
          <w:r w:rsidRPr="00AC1811" w:rsidDel="00AC1811">
            <w:rPr>
              <w:i/>
              <w:lang w:val="it-IT"/>
              <w:rPrChange w:id="685" w:author="Matthew Reeve" w:date="2018-06-22T11:14:00Z">
                <w:rPr>
                  <w:lang w:val="it-IT"/>
                </w:rPr>
              </w:rPrChange>
            </w:rPr>
            <w:delText>G</w:delText>
          </w:r>
        </w:del>
      </w:ins>
      <w:ins w:id="686" w:author="Matthew Reeve" w:date="2018-06-22T11:14:00Z">
        <w:r w:rsidR="00AC1811" w:rsidRPr="00AC1811">
          <w:rPr>
            <w:i/>
            <w:lang w:val="it-IT"/>
            <w:rPrChange w:id="687" w:author="Matthew Reeve" w:date="2018-06-22T11:14:00Z">
              <w:rPr>
                <w:lang w:val="it-IT"/>
              </w:rPr>
            </w:rPrChange>
          </w:rPr>
          <w:t>g</w:t>
        </w:r>
      </w:ins>
      <w:ins w:id="688" w:author="Utente di Microsoft Office" w:date="2018-06-19T10:46:00Z">
        <w:r w:rsidRPr="00AC1811">
          <w:rPr>
            <w:i/>
            <w:lang w:val="it-IT"/>
            <w:rPrChange w:id="689" w:author="Matthew Reeve" w:date="2018-06-22T11:14:00Z">
              <w:rPr>
                <w:lang w:val="it-IT"/>
              </w:rPr>
            </w:rPrChange>
          </w:rPr>
          <w:t>o</w:t>
        </w:r>
        <w:r w:rsidRPr="0091617A">
          <w:rPr>
            <w:lang w:val="it-IT"/>
          </w:rPr>
          <w:t xml:space="preserve">. </w:t>
        </w:r>
        <w:r w:rsidRPr="0091617A">
          <w:rPr>
            <w:i/>
            <w:iCs/>
            <w:lang w:val="it-IT"/>
          </w:rPr>
          <w:t xml:space="preserve">Natural Language </w:t>
        </w:r>
        <w:del w:id="690" w:author="Matthew Reeve" w:date="2018-06-22T11:15:00Z">
          <w:r w:rsidRPr="0091617A" w:rsidDel="00AC1811">
            <w:rPr>
              <w:i/>
              <w:iCs/>
              <w:lang w:val="it-IT"/>
            </w:rPr>
            <w:delText>and</w:delText>
          </w:r>
        </w:del>
      </w:ins>
      <w:ins w:id="691" w:author="Matthew Reeve" w:date="2018-06-22T11:15:00Z">
        <w:r w:rsidR="00AC1811">
          <w:rPr>
            <w:i/>
            <w:iCs/>
            <w:lang w:val="it-IT"/>
          </w:rPr>
          <w:t>&amp;</w:t>
        </w:r>
      </w:ins>
      <w:ins w:id="692" w:author="Utente di Microsoft Office" w:date="2018-06-19T10:46:00Z">
        <w:r w:rsidRPr="0091617A">
          <w:rPr>
            <w:i/>
            <w:iCs/>
            <w:lang w:val="it-IT"/>
          </w:rPr>
          <w:t xml:space="preserve"> Linguistic Theory</w:t>
        </w:r>
        <w:del w:id="693" w:author="Matthew Reeve" w:date="2018-06-22T11:15:00Z">
          <w:r w:rsidRPr="0091617A" w:rsidDel="00AC1811">
            <w:rPr>
              <w:lang w:val="it-IT"/>
            </w:rPr>
            <w:delText>,</w:delText>
          </w:r>
        </w:del>
        <w:r w:rsidRPr="0091617A">
          <w:rPr>
            <w:lang w:val="it-IT"/>
          </w:rPr>
          <w:t xml:space="preserve"> 11</w:t>
        </w:r>
        <w:del w:id="694" w:author="Matthew Reeve" w:date="2018-06-22T11:16:00Z">
          <w:r w:rsidRPr="0091617A" w:rsidDel="00AC1811">
            <w:rPr>
              <w:lang w:val="it-IT"/>
            </w:rPr>
            <w:delText>,</w:delText>
          </w:r>
        </w:del>
      </w:ins>
      <w:ins w:id="695" w:author="Matthew Reeve" w:date="2018-06-22T11:16:00Z">
        <w:r w:rsidR="00AC1811">
          <w:rPr>
            <w:lang w:val="it-IT"/>
          </w:rPr>
          <w:t>.</w:t>
        </w:r>
      </w:ins>
      <w:ins w:id="696" w:author="Utente di Microsoft Office" w:date="2018-06-19T10:46:00Z">
        <w:r w:rsidRPr="0091617A">
          <w:rPr>
            <w:lang w:val="it-IT"/>
          </w:rPr>
          <w:t xml:space="preserve"> </w:t>
        </w:r>
        <w:del w:id="697" w:author="Matthew Reeve" w:date="2018-06-22T11:16:00Z">
          <w:r w:rsidRPr="0091617A" w:rsidDel="00AC1811">
            <w:rPr>
              <w:lang w:val="it-IT"/>
            </w:rPr>
            <w:delText xml:space="preserve">pp. </w:delText>
          </w:r>
        </w:del>
        <w:r w:rsidRPr="0091617A">
          <w:rPr>
            <w:lang w:val="it-IT"/>
          </w:rPr>
          <w:t>313</w:t>
        </w:r>
      </w:ins>
      <w:ins w:id="698" w:author="Matthew Reeve" w:date="2018-06-22T11:16:00Z">
        <w:r w:rsidR="00AC1811" w:rsidRPr="00451329">
          <w:rPr>
            <w:lang w:val="en-US"/>
          </w:rPr>
          <w:t>–</w:t>
        </w:r>
      </w:ins>
      <w:ins w:id="699" w:author="Utente di Microsoft Office" w:date="2018-06-19T10:46:00Z">
        <w:del w:id="700" w:author="Matthew Reeve" w:date="2018-06-22T11:16:00Z">
          <w:r w:rsidRPr="0091617A" w:rsidDel="00AC1811">
            <w:rPr>
              <w:lang w:val="it-IT"/>
            </w:rPr>
            <w:delText>-</w:delText>
          </w:r>
        </w:del>
        <w:r w:rsidRPr="0091617A">
          <w:rPr>
            <w:lang w:val="it-IT"/>
          </w:rPr>
          <w:t>346.</w:t>
        </w:r>
      </w:ins>
    </w:p>
    <w:p w14:paraId="759ABE49" w14:textId="77777777" w:rsidR="0091617A" w:rsidRPr="00451329" w:rsidRDefault="0091617A" w:rsidP="00AC1811">
      <w:pPr>
        <w:spacing w:line="276" w:lineRule="auto"/>
        <w:ind w:left="567" w:right="395" w:hanging="567"/>
        <w:jc w:val="both"/>
        <w:rPr>
          <w:lang w:val="en-US"/>
        </w:rPr>
      </w:pPr>
    </w:p>
    <w:p w14:paraId="499719F8" w14:textId="77777777" w:rsidR="00454BDB" w:rsidRPr="00451329" w:rsidRDefault="00454BDB" w:rsidP="00E558A6">
      <w:pPr>
        <w:spacing w:line="276" w:lineRule="auto"/>
        <w:ind w:left="567" w:right="395" w:hanging="567"/>
        <w:jc w:val="both"/>
        <w:rPr>
          <w:lang w:val="en-US"/>
        </w:rPr>
      </w:pPr>
      <w:r w:rsidRPr="00451329">
        <w:rPr>
          <w:lang w:val="en-US"/>
        </w:rPr>
        <w:t xml:space="preserve">Kayne, Richard. 1993. Toward a modular theory of auxiliary selection. </w:t>
      </w:r>
      <w:r w:rsidRPr="00451329">
        <w:rPr>
          <w:i/>
          <w:lang w:val="en-US"/>
        </w:rPr>
        <w:t>Studia Linguistica</w:t>
      </w:r>
      <w:r w:rsidRPr="00451329">
        <w:rPr>
          <w:lang w:val="en-US"/>
        </w:rPr>
        <w:t xml:space="preserve"> 47. 3–31.</w:t>
      </w:r>
    </w:p>
    <w:p w14:paraId="44CC19FB" w14:textId="77777777" w:rsidR="00454BDB" w:rsidRPr="00451329" w:rsidRDefault="00454BDB" w:rsidP="00E558A6">
      <w:pPr>
        <w:spacing w:line="276" w:lineRule="auto"/>
        <w:ind w:left="567" w:right="395" w:hanging="567"/>
        <w:jc w:val="both"/>
        <w:rPr>
          <w:lang w:val="en-US"/>
        </w:rPr>
      </w:pPr>
      <w:r w:rsidRPr="00451329">
        <w:rPr>
          <w:lang w:val="en-US"/>
        </w:rPr>
        <w:t xml:space="preserve">Kratzer, Angelika. 1996. Severing the external argument from the verb. In Rooryck, Johan &amp; Zaring, Laurie (eds.), </w:t>
      </w:r>
      <w:r w:rsidRPr="00451329">
        <w:rPr>
          <w:i/>
          <w:lang w:val="en-US"/>
        </w:rPr>
        <w:t>Phrase structure and the lexicon</w:t>
      </w:r>
      <w:r w:rsidRPr="00451329">
        <w:rPr>
          <w:lang w:val="en-US"/>
        </w:rPr>
        <w:t xml:space="preserve"> 109–137. Dordrecht: Kluwer. </w:t>
      </w:r>
    </w:p>
    <w:p w14:paraId="650D98AF" w14:textId="77777777" w:rsidR="00454BDB" w:rsidRPr="00451329" w:rsidRDefault="00454BDB" w:rsidP="00E558A6">
      <w:pPr>
        <w:spacing w:line="276" w:lineRule="auto"/>
        <w:ind w:left="567" w:right="395" w:hanging="567"/>
        <w:jc w:val="both"/>
        <w:rPr>
          <w:lang w:val="en-US"/>
        </w:rPr>
      </w:pPr>
      <w:r w:rsidRPr="00451329">
        <w:rPr>
          <w:lang w:val="en-US"/>
        </w:rPr>
        <w:t xml:space="preserve">Ingram, David. 1978. Typology and universals of personal pronouns. In Greenberg, Joseph H. (ed.). </w:t>
      </w:r>
      <w:r w:rsidRPr="00451329">
        <w:rPr>
          <w:i/>
          <w:lang w:val="en-US"/>
        </w:rPr>
        <w:t>Universals of human language, vol. III: Word structure</w:t>
      </w:r>
      <w:r w:rsidRPr="00451329">
        <w:rPr>
          <w:lang w:val="en-US"/>
        </w:rPr>
        <w:t>, 213</w:t>
      </w:r>
      <w:r w:rsidRPr="00451329">
        <w:t>–248</w:t>
      </w:r>
      <w:r w:rsidRPr="00451329">
        <w:rPr>
          <w:lang w:val="en-US"/>
        </w:rPr>
        <w:t>. Stanford, CA: Stanford University Press.</w:t>
      </w:r>
    </w:p>
    <w:p w14:paraId="55A75DFF" w14:textId="77777777" w:rsidR="00454BDB" w:rsidRPr="00451329" w:rsidRDefault="00454BDB" w:rsidP="00E558A6">
      <w:pPr>
        <w:spacing w:line="276" w:lineRule="auto"/>
        <w:ind w:left="567" w:right="395" w:hanging="567"/>
        <w:jc w:val="both"/>
        <w:rPr>
          <w:lang w:val="en-US"/>
        </w:rPr>
      </w:pPr>
      <w:r w:rsidRPr="00451329">
        <w:rPr>
          <w:lang w:val="en-US"/>
        </w:rPr>
        <w:t xml:space="preserve">Laka, Itziar. 2006. Deriving split-ergativity in the progressive: The case of Basque. In Johns, Alana &amp; Massam, Diane &amp; Ndayiragije, Juvénal (eds.). </w:t>
      </w:r>
      <w:r w:rsidRPr="00451329">
        <w:rPr>
          <w:i/>
          <w:lang w:val="en-US"/>
        </w:rPr>
        <w:t>Ergativity: Emerging issues</w:t>
      </w:r>
      <w:r w:rsidRPr="00451329">
        <w:rPr>
          <w:lang w:val="en-US"/>
        </w:rPr>
        <w:t>, 173–195. Dordrecht &amp; Berlin: Springer.</w:t>
      </w:r>
    </w:p>
    <w:p w14:paraId="10CDD31C" w14:textId="77777777" w:rsidR="00454BDB" w:rsidRPr="00451329" w:rsidRDefault="00454BDB" w:rsidP="00E558A6">
      <w:pPr>
        <w:spacing w:line="276" w:lineRule="auto"/>
        <w:ind w:left="567" w:right="395" w:hanging="567"/>
        <w:jc w:val="both"/>
      </w:pPr>
      <w:r w:rsidRPr="00451329">
        <w:t xml:space="preserve">Landau, Idan. 2004. The scale of finiteness and the calculus of control. </w:t>
      </w:r>
      <w:r w:rsidRPr="00451329">
        <w:rPr>
          <w:i/>
        </w:rPr>
        <w:t xml:space="preserve">Natural Language &amp; Linguistic Theory </w:t>
      </w:r>
      <w:r w:rsidRPr="00451329">
        <w:t>22. 811</w:t>
      </w:r>
      <w:r w:rsidRPr="00451329">
        <w:rPr>
          <w:lang w:val="en-US"/>
        </w:rPr>
        <w:t>–</w:t>
      </w:r>
      <w:r w:rsidRPr="00451329">
        <w:t>877.</w:t>
      </w:r>
    </w:p>
    <w:p w14:paraId="432899FC" w14:textId="77777777" w:rsidR="00454BDB" w:rsidRPr="00451329" w:rsidRDefault="00454BDB" w:rsidP="00E558A6">
      <w:pPr>
        <w:spacing w:line="276" w:lineRule="auto"/>
        <w:ind w:left="567" w:right="395" w:hanging="567"/>
        <w:jc w:val="both"/>
        <w:rPr>
          <w:lang w:val="en-GB"/>
        </w:rPr>
      </w:pPr>
      <w:r w:rsidRPr="00451329">
        <w:rPr>
          <w:lang w:val="en-GB"/>
        </w:rPr>
        <w:t xml:space="preserve">Landau, Idan. 2013. </w:t>
      </w:r>
      <w:r w:rsidRPr="00451329">
        <w:rPr>
          <w:i/>
          <w:lang w:val="en-GB"/>
        </w:rPr>
        <w:t>Control in generative grammar: A research companion</w:t>
      </w:r>
      <w:r w:rsidRPr="00451329">
        <w:rPr>
          <w:lang w:val="en-GB"/>
        </w:rPr>
        <w:t>. Cambridge: Cambridge University Press.</w:t>
      </w:r>
    </w:p>
    <w:p w14:paraId="07A836F6" w14:textId="77777777" w:rsidR="00454BDB" w:rsidRPr="00451329" w:rsidRDefault="00454BDB" w:rsidP="00E558A6">
      <w:pPr>
        <w:spacing w:line="276" w:lineRule="auto"/>
        <w:ind w:left="567" w:right="395" w:hanging="567"/>
        <w:jc w:val="both"/>
        <w:rPr>
          <w:lang w:val="en-GB"/>
        </w:rPr>
      </w:pPr>
      <w:r w:rsidRPr="00451329">
        <w:rPr>
          <w:lang w:val="en-US"/>
        </w:rPr>
        <w:t xml:space="preserve">Ledgeway, Adam. 1997. Asyndetic complementation in Neapolitan dialect. </w:t>
      </w:r>
      <w:r w:rsidRPr="00451329">
        <w:rPr>
          <w:i/>
          <w:lang w:val="en-US"/>
        </w:rPr>
        <w:t>The Italianist</w:t>
      </w:r>
      <w:r w:rsidRPr="00451329">
        <w:rPr>
          <w:lang w:val="en-US"/>
        </w:rPr>
        <w:t xml:space="preserve"> 17. 231–273.</w:t>
      </w:r>
    </w:p>
    <w:p w14:paraId="5B5129BF" w14:textId="77777777" w:rsidR="00454BDB" w:rsidRPr="00451329" w:rsidRDefault="00454BDB" w:rsidP="00E558A6">
      <w:pPr>
        <w:spacing w:line="276" w:lineRule="auto"/>
        <w:ind w:left="567" w:right="395" w:hanging="567"/>
        <w:jc w:val="both"/>
        <w:rPr>
          <w:lang w:val="en-US"/>
        </w:rPr>
      </w:pPr>
      <w:r w:rsidRPr="00451329">
        <w:rPr>
          <w:lang w:val="en-GB"/>
        </w:rPr>
        <w:t xml:space="preserve">Ledgeway, Adam. 2015. Reconstructing complementiser-drop in the dialects of the Salento: A syntactic or phonological phenomenon. In Biberauer, Theresa &amp; Walkden, George (eds.), </w:t>
      </w:r>
      <w:r w:rsidRPr="00451329">
        <w:rPr>
          <w:i/>
          <w:iCs/>
          <w:lang w:val="en-GB"/>
        </w:rPr>
        <w:t>Syntax over time: Lexical, morphological, and information-structural interactions</w:t>
      </w:r>
      <w:r w:rsidRPr="00451329">
        <w:rPr>
          <w:lang w:val="en-GB"/>
        </w:rPr>
        <w:t>, 146</w:t>
      </w:r>
      <w:r w:rsidRPr="00451329">
        <w:rPr>
          <w:lang w:val="en-US"/>
        </w:rPr>
        <w:t>–</w:t>
      </w:r>
      <w:r w:rsidRPr="00451329">
        <w:rPr>
          <w:lang w:val="en-GB"/>
        </w:rPr>
        <w:t>162. Oxford: Oxford University Press.</w:t>
      </w:r>
    </w:p>
    <w:p w14:paraId="53BB6EEF" w14:textId="77777777" w:rsidR="00454BDB" w:rsidRPr="00451329" w:rsidRDefault="00454BDB" w:rsidP="00E558A6">
      <w:pPr>
        <w:spacing w:line="276" w:lineRule="auto"/>
        <w:ind w:left="567" w:right="395" w:hanging="567"/>
        <w:jc w:val="both"/>
        <w:rPr>
          <w:lang w:val="en-US"/>
        </w:rPr>
      </w:pPr>
      <w:r w:rsidRPr="00451329">
        <w:rPr>
          <w:lang w:val="en-US"/>
        </w:rPr>
        <w:t xml:space="preserve">Lyons, John. 1968. </w:t>
      </w:r>
      <w:r w:rsidRPr="00451329">
        <w:rPr>
          <w:i/>
          <w:lang w:val="en-US"/>
        </w:rPr>
        <w:t>Introduction to theoretical linguistics</w:t>
      </w:r>
      <w:r w:rsidRPr="00451329">
        <w:rPr>
          <w:lang w:val="en-US"/>
        </w:rPr>
        <w:t>. Cambridge: Cambridge University Press.</w:t>
      </w:r>
    </w:p>
    <w:p w14:paraId="589BABE7" w14:textId="77777777" w:rsidR="00454BDB" w:rsidRPr="00451329" w:rsidRDefault="00454BDB" w:rsidP="00E558A6">
      <w:pPr>
        <w:spacing w:line="276" w:lineRule="auto"/>
        <w:ind w:left="567" w:right="395" w:hanging="567"/>
        <w:jc w:val="both"/>
        <w:rPr>
          <w:lang w:val="en-GB"/>
        </w:rPr>
      </w:pPr>
      <w:r w:rsidRPr="00451329">
        <w:rPr>
          <w:lang w:val="en-US"/>
        </w:rPr>
        <w:t xml:space="preserve">Manzini, M. Rita &amp; Lorusso, Paolo &amp; Savoia, Leonardo M. 2017. </w:t>
      </w:r>
      <w:r w:rsidRPr="00451329">
        <w:rPr>
          <w:lang w:val="en-GB"/>
        </w:rPr>
        <w:t>A/bare finite complements in Southern Italian varieties: Monoclausal or bi-clausal syntax? </w:t>
      </w:r>
      <w:r w:rsidRPr="00451329">
        <w:rPr>
          <w:i/>
          <w:iCs/>
          <w:lang w:val="en-GB"/>
        </w:rPr>
        <w:t>Quaderni di Linguistica e Studi Orientali (QULSO)</w:t>
      </w:r>
      <w:r w:rsidRPr="00451329">
        <w:rPr>
          <w:lang w:val="en-GB"/>
        </w:rPr>
        <w:t xml:space="preserve"> 3. 11</w:t>
      </w:r>
      <w:r w:rsidRPr="00451329">
        <w:rPr>
          <w:lang w:val="en-US"/>
        </w:rPr>
        <w:t>–</w:t>
      </w:r>
      <w:r w:rsidRPr="00451329">
        <w:rPr>
          <w:lang w:val="en-GB"/>
        </w:rPr>
        <w:t>59. Florence: Florence University Press.</w:t>
      </w:r>
    </w:p>
    <w:p w14:paraId="671E9807" w14:textId="77777777" w:rsidR="00454BDB" w:rsidRPr="00451329" w:rsidRDefault="00454BDB" w:rsidP="00E558A6">
      <w:pPr>
        <w:spacing w:line="276" w:lineRule="auto"/>
        <w:ind w:left="567" w:right="395" w:hanging="567"/>
        <w:jc w:val="both"/>
        <w:rPr>
          <w:lang w:val="en-US"/>
        </w:rPr>
      </w:pPr>
      <w:r w:rsidRPr="00451329">
        <w:rPr>
          <w:lang w:val="en-US"/>
        </w:rPr>
        <w:lastRenderedPageBreak/>
        <w:t xml:space="preserve">Manzini, M. Rita &amp; Savoia, Leonardo M. 2003. The nature of complementizer. </w:t>
      </w:r>
      <w:r w:rsidRPr="00451329">
        <w:rPr>
          <w:i/>
          <w:lang w:val="en-US"/>
        </w:rPr>
        <w:t>Rivista di Grammatica Generativa</w:t>
      </w:r>
      <w:r w:rsidRPr="00451329">
        <w:rPr>
          <w:lang w:val="en-US"/>
        </w:rPr>
        <w:t xml:space="preserve"> 28. 87–110.</w:t>
      </w:r>
    </w:p>
    <w:p w14:paraId="1BBB3FF4" w14:textId="77777777" w:rsidR="00454BDB" w:rsidRPr="00451329" w:rsidRDefault="00454BDB" w:rsidP="00E558A6">
      <w:pPr>
        <w:spacing w:line="276" w:lineRule="auto"/>
        <w:ind w:left="567" w:right="395" w:hanging="567"/>
        <w:jc w:val="both"/>
        <w:rPr>
          <w:lang w:val="en-US"/>
        </w:rPr>
      </w:pPr>
      <w:r w:rsidRPr="00451329">
        <w:rPr>
          <w:lang w:val="en-US"/>
        </w:rPr>
        <w:t>Manzini, M. Rita &amp; Savoia, Leonardo M. 2005.</w:t>
      </w:r>
      <w:r w:rsidRPr="00451329">
        <w:rPr>
          <w:i/>
          <w:lang w:val="en-US"/>
        </w:rPr>
        <w:t xml:space="preserve"> I dialetti italiani e romance: Morfosintassi generativa</w:t>
      </w:r>
      <w:r w:rsidRPr="00451329">
        <w:rPr>
          <w:lang w:val="en-US"/>
        </w:rPr>
        <w:t xml:space="preserve">. Alessandria: Edizioni dell‘Orso. </w:t>
      </w:r>
    </w:p>
    <w:p w14:paraId="79912D55" w14:textId="77777777" w:rsidR="00454BDB" w:rsidRPr="00451329" w:rsidRDefault="00454BDB" w:rsidP="00E558A6">
      <w:pPr>
        <w:spacing w:line="276" w:lineRule="auto"/>
        <w:ind w:left="567" w:right="395" w:hanging="567"/>
        <w:jc w:val="both"/>
        <w:rPr>
          <w:lang w:val="en-US"/>
        </w:rPr>
      </w:pPr>
      <w:r w:rsidRPr="00451329">
        <w:rPr>
          <w:lang w:val="en-US"/>
        </w:rPr>
        <w:t xml:space="preserve">Manzini, M. Rita &amp; Savoia, Leonardo M. 2007. </w:t>
      </w:r>
      <w:r w:rsidRPr="00451329">
        <w:rPr>
          <w:i/>
          <w:lang w:val="en-US"/>
        </w:rPr>
        <w:t>A unification of morphology and syntax</w:t>
      </w:r>
      <w:r w:rsidRPr="00451329">
        <w:rPr>
          <w:lang w:val="en-US"/>
        </w:rPr>
        <w:t>. London: Routledge.</w:t>
      </w:r>
    </w:p>
    <w:p w14:paraId="518510D6" w14:textId="77777777" w:rsidR="00454BDB" w:rsidRPr="00451329" w:rsidRDefault="00454BDB" w:rsidP="00E558A6">
      <w:pPr>
        <w:spacing w:line="276" w:lineRule="auto"/>
        <w:ind w:left="567" w:right="395" w:hanging="567"/>
        <w:jc w:val="both"/>
        <w:rPr>
          <w:lang w:val="en-US"/>
        </w:rPr>
      </w:pPr>
      <w:r w:rsidRPr="00451329">
        <w:rPr>
          <w:lang w:val="en-US"/>
        </w:rPr>
        <w:t xml:space="preserve">Manzini, M. Rita &amp; Savoia, Leonardo M. 2011. (Bio)linguistic diversity: Have/be alternations in the present perfect. In Di Sciullo, Anna &amp; Boeckx, Cedric (eds.), </w:t>
      </w:r>
      <w:r w:rsidRPr="00451329">
        <w:rPr>
          <w:i/>
          <w:lang w:val="en-US"/>
        </w:rPr>
        <w:t>The biolinguistic enterprise</w:t>
      </w:r>
      <w:r w:rsidRPr="00451329">
        <w:rPr>
          <w:lang w:val="en-US"/>
        </w:rPr>
        <w:t>, 222–265. Oxford: Oxford University Press.</w:t>
      </w:r>
    </w:p>
    <w:p w14:paraId="78E3BE6D" w14:textId="77777777" w:rsidR="00454BDB" w:rsidRPr="00451329" w:rsidRDefault="00454BDB" w:rsidP="00E558A6">
      <w:pPr>
        <w:widowControl w:val="0"/>
        <w:autoSpaceDE w:val="0"/>
        <w:autoSpaceDN w:val="0"/>
        <w:adjustRightInd w:val="0"/>
        <w:spacing w:line="276" w:lineRule="auto"/>
        <w:ind w:left="567" w:hanging="567"/>
        <w:jc w:val="both"/>
      </w:pPr>
      <w:r w:rsidRPr="00451329">
        <w:t xml:space="preserve">Manzini, M. Rita &amp; Wexler, Kenneth. 1987. Binding theory, parameters and learnability. </w:t>
      </w:r>
      <w:r w:rsidRPr="00451329">
        <w:rPr>
          <w:i/>
        </w:rPr>
        <w:t>Linguistic Inquiry</w:t>
      </w:r>
      <w:r w:rsidRPr="00451329">
        <w:t xml:space="preserve"> 18. 413–444.</w:t>
      </w:r>
    </w:p>
    <w:p w14:paraId="540D4FE3" w14:textId="77777777" w:rsidR="00454BDB" w:rsidRPr="00451329" w:rsidRDefault="00454BDB" w:rsidP="00E558A6">
      <w:pPr>
        <w:widowControl w:val="0"/>
        <w:autoSpaceDE w:val="0"/>
        <w:autoSpaceDN w:val="0"/>
        <w:adjustRightInd w:val="0"/>
        <w:spacing w:line="276" w:lineRule="auto"/>
        <w:ind w:left="567" w:hanging="567"/>
        <w:jc w:val="both"/>
      </w:pPr>
      <w:r w:rsidRPr="00451329">
        <w:t xml:space="preserve">Martins, Ana Maria &amp; Nunes, Jairo. 2005. Raising issues in Brazilian and European Portuguese. </w:t>
      </w:r>
      <w:r w:rsidRPr="00451329">
        <w:rPr>
          <w:i/>
        </w:rPr>
        <w:t>Journal of Portuguese Linguistics</w:t>
      </w:r>
      <w:r w:rsidRPr="00451329">
        <w:t xml:space="preserve"> 4. 53</w:t>
      </w:r>
      <w:r w:rsidRPr="00451329">
        <w:rPr>
          <w:lang w:val="en-US"/>
        </w:rPr>
        <w:t>–</w:t>
      </w:r>
      <w:r w:rsidRPr="00451329">
        <w:t>77.</w:t>
      </w:r>
    </w:p>
    <w:p w14:paraId="1DBE8DB6" w14:textId="77777777" w:rsidR="00454BDB" w:rsidRPr="00451329" w:rsidRDefault="00454BDB" w:rsidP="00E558A6">
      <w:pPr>
        <w:widowControl w:val="0"/>
        <w:autoSpaceDE w:val="0"/>
        <w:autoSpaceDN w:val="0"/>
        <w:adjustRightInd w:val="0"/>
        <w:spacing w:line="276" w:lineRule="auto"/>
        <w:ind w:left="567" w:hanging="567"/>
        <w:jc w:val="both"/>
      </w:pPr>
      <w:r w:rsidRPr="00451329">
        <w:t xml:space="preserve">Mateu, Jaume. 2002. </w:t>
      </w:r>
      <w:r w:rsidRPr="00451329">
        <w:rPr>
          <w:i/>
        </w:rPr>
        <w:t>Argument structure: Relational construal at the syntax semantics interface</w:t>
      </w:r>
      <w:r w:rsidRPr="00451329">
        <w:t>. Barcelona: Universitat Autónoma de Barcelona. (Doctoral dissertation.)</w:t>
      </w:r>
    </w:p>
    <w:p w14:paraId="324F3537" w14:textId="77777777" w:rsidR="00454BDB" w:rsidRPr="00451329" w:rsidRDefault="00454BDB" w:rsidP="00E558A6">
      <w:pPr>
        <w:widowControl w:val="0"/>
        <w:autoSpaceDE w:val="0"/>
        <w:autoSpaceDN w:val="0"/>
        <w:adjustRightInd w:val="0"/>
        <w:spacing w:line="276" w:lineRule="auto"/>
        <w:ind w:left="567" w:hanging="567"/>
        <w:jc w:val="both"/>
        <w:rPr>
          <w:i/>
        </w:rPr>
      </w:pPr>
      <w:r w:rsidRPr="00451329">
        <w:t xml:space="preserve">Mateu, Jaume &amp; Amadas, Laia. 1999. Extended argument structure: Progressive as unaccusative. </w:t>
      </w:r>
      <w:r w:rsidRPr="00451329">
        <w:rPr>
          <w:i/>
        </w:rPr>
        <w:t>Catalan Working Papers in Linguistics</w:t>
      </w:r>
      <w:r w:rsidRPr="00451329">
        <w:t xml:space="preserve"> 7. 159</w:t>
      </w:r>
      <w:r w:rsidRPr="00451329">
        <w:rPr>
          <w:lang w:val="en-US"/>
        </w:rPr>
        <w:t>–</w:t>
      </w:r>
      <w:r w:rsidRPr="00451329">
        <w:t>174.</w:t>
      </w:r>
    </w:p>
    <w:p w14:paraId="23B95E5E" w14:textId="77777777" w:rsidR="00454BDB" w:rsidRPr="00451329" w:rsidRDefault="00454BDB" w:rsidP="00E558A6">
      <w:pPr>
        <w:widowControl w:val="0"/>
        <w:autoSpaceDE w:val="0"/>
        <w:autoSpaceDN w:val="0"/>
        <w:adjustRightInd w:val="0"/>
        <w:spacing w:line="276" w:lineRule="auto"/>
        <w:ind w:left="567" w:hanging="567"/>
        <w:jc w:val="both"/>
        <w:rPr>
          <w:lang w:val="en-US"/>
        </w:rPr>
      </w:pPr>
      <w:r w:rsidRPr="00451329">
        <w:rPr>
          <w:lang w:val="en-US"/>
        </w:rPr>
        <w:t xml:space="preserve">Noyer, Rolf. 1997. </w:t>
      </w:r>
      <w:r w:rsidRPr="00451329">
        <w:rPr>
          <w:i/>
          <w:lang w:val="en-US"/>
        </w:rPr>
        <w:t>Features, positions and affixes in Autonomous Morphological Structure</w:t>
      </w:r>
      <w:r w:rsidRPr="00451329">
        <w:rPr>
          <w:lang w:val="en-US"/>
        </w:rPr>
        <w:t>. New York: Garland.</w:t>
      </w:r>
    </w:p>
    <w:p w14:paraId="1965F865" w14:textId="77777777" w:rsidR="00454BDB" w:rsidRPr="00451329" w:rsidRDefault="00454BDB" w:rsidP="00E558A6">
      <w:pPr>
        <w:widowControl w:val="0"/>
        <w:autoSpaceDE w:val="0"/>
        <w:autoSpaceDN w:val="0"/>
        <w:adjustRightInd w:val="0"/>
        <w:spacing w:line="276" w:lineRule="auto"/>
        <w:ind w:left="567" w:hanging="567"/>
        <w:jc w:val="both"/>
      </w:pPr>
      <w:r w:rsidRPr="00451329">
        <w:t xml:space="preserve">Nunes, Jairo. 2008. Inherent Case as a licensing condition for A-movement: The case of hyper-raising constructions in Brazilian Portuguese. </w:t>
      </w:r>
      <w:r w:rsidRPr="00451329">
        <w:rPr>
          <w:i/>
        </w:rPr>
        <w:t>Journal of Portuguese Linguistics</w:t>
      </w:r>
      <w:r w:rsidRPr="00451329">
        <w:t xml:space="preserve"> 7. 83</w:t>
      </w:r>
      <w:r w:rsidRPr="00451329">
        <w:rPr>
          <w:lang w:val="en-US"/>
        </w:rPr>
        <w:t>–</w:t>
      </w:r>
      <w:r w:rsidRPr="00451329">
        <w:t>108.</w:t>
      </w:r>
    </w:p>
    <w:p w14:paraId="3A244D20" w14:textId="77777777" w:rsidR="00EF77E1" w:rsidRPr="00E073DC" w:rsidRDefault="00EF77E1" w:rsidP="00EF77E1">
      <w:pPr>
        <w:spacing w:line="276" w:lineRule="auto"/>
        <w:rPr>
          <w:ins w:id="701" w:author="Matthew Reeve" w:date="2018-06-22T16:41:00Z"/>
          <w:lang w:val="en-GB"/>
        </w:rPr>
      </w:pPr>
      <w:ins w:id="702" w:author="Matthew Reeve" w:date="2018-06-22T16:41:00Z">
        <w:r w:rsidRPr="00E073DC">
          <w:rPr>
            <w:lang w:val="en-GB"/>
          </w:rPr>
          <w:t xml:space="preserve">Preminger, Omer. 2014. </w:t>
        </w:r>
        <w:r w:rsidRPr="00E073DC">
          <w:rPr>
            <w:i/>
            <w:iCs/>
            <w:lang w:val="en-GB"/>
          </w:rPr>
          <w:t>Agreement and its failures</w:t>
        </w:r>
        <w:r w:rsidRPr="00E073DC">
          <w:rPr>
            <w:lang w:val="en-GB"/>
          </w:rPr>
          <w:t xml:space="preserve">. Cambridge, MA: MIT Press. </w:t>
        </w:r>
      </w:ins>
    </w:p>
    <w:p w14:paraId="77F6EFAA" w14:textId="77777777" w:rsidR="00454BDB" w:rsidRPr="00451329" w:rsidRDefault="00454BDB" w:rsidP="00E558A6">
      <w:pPr>
        <w:widowControl w:val="0"/>
        <w:autoSpaceDE w:val="0"/>
        <w:autoSpaceDN w:val="0"/>
        <w:adjustRightInd w:val="0"/>
        <w:spacing w:line="276" w:lineRule="auto"/>
        <w:ind w:left="567" w:hanging="567"/>
        <w:jc w:val="both"/>
        <w:rPr>
          <w:lang w:val="en-US"/>
        </w:rPr>
      </w:pPr>
      <w:bookmarkStart w:id="703" w:name="_GoBack"/>
      <w:bookmarkEnd w:id="703"/>
      <w:r w:rsidRPr="00451329">
        <w:rPr>
          <w:lang w:val="en-US"/>
        </w:rPr>
        <w:t>Ramchand, Gillian. 2001. Aktionsart, l-syntax and selection: Perspectives on aspect. Ms. (Utrecht: Utrecht Institute of Linguistics.)</w:t>
      </w:r>
    </w:p>
    <w:p w14:paraId="575536B5" w14:textId="77777777" w:rsidR="00454BDB" w:rsidRPr="00451329" w:rsidRDefault="00454BDB" w:rsidP="00E558A6">
      <w:pPr>
        <w:widowControl w:val="0"/>
        <w:autoSpaceDE w:val="0"/>
        <w:autoSpaceDN w:val="0"/>
        <w:adjustRightInd w:val="0"/>
        <w:spacing w:line="276" w:lineRule="auto"/>
        <w:ind w:left="567" w:hanging="567"/>
        <w:jc w:val="both"/>
        <w:rPr>
          <w:lang w:val="en-US"/>
        </w:rPr>
      </w:pPr>
      <w:r w:rsidRPr="00451329">
        <w:rPr>
          <w:lang w:val="en-US"/>
        </w:rPr>
        <w:t xml:space="preserve">Rizzi, Luigi. 1982. </w:t>
      </w:r>
      <w:r w:rsidRPr="00451329">
        <w:rPr>
          <w:i/>
          <w:lang w:val="en-US"/>
        </w:rPr>
        <w:t>Issues in Italian syntax</w:t>
      </w:r>
      <w:r w:rsidRPr="00451329">
        <w:rPr>
          <w:lang w:val="en-US"/>
        </w:rPr>
        <w:t>. Dordrecht: Foris.</w:t>
      </w:r>
    </w:p>
    <w:p w14:paraId="7B209198" w14:textId="77777777" w:rsidR="00454BDB" w:rsidRPr="00451329" w:rsidRDefault="00454BDB" w:rsidP="00E558A6">
      <w:pPr>
        <w:widowControl w:val="0"/>
        <w:autoSpaceDE w:val="0"/>
        <w:autoSpaceDN w:val="0"/>
        <w:adjustRightInd w:val="0"/>
        <w:spacing w:line="276" w:lineRule="auto"/>
        <w:ind w:left="567" w:hanging="567"/>
        <w:jc w:val="both"/>
        <w:rPr>
          <w:lang w:val="en-US"/>
        </w:rPr>
      </w:pPr>
      <w:r w:rsidRPr="00451329">
        <w:rPr>
          <w:lang w:val="en-US"/>
        </w:rPr>
        <w:t xml:space="preserve">Rohlfs, Gerhard. 1969. </w:t>
      </w:r>
      <w:r w:rsidRPr="00451329">
        <w:rPr>
          <w:i/>
          <w:lang w:val="en-US"/>
        </w:rPr>
        <w:t>Grammatica storica della lingua italiana e dei suoi dialetti, vol. 3: Sintassi e formazione delle parole</w:t>
      </w:r>
      <w:r w:rsidRPr="00451329">
        <w:rPr>
          <w:lang w:val="en-US"/>
        </w:rPr>
        <w:t>. Torino: Einaudi.</w:t>
      </w:r>
    </w:p>
    <w:p w14:paraId="2B7E7E3D" w14:textId="77777777" w:rsidR="00454BDB" w:rsidRPr="00451329" w:rsidRDefault="00454BDB" w:rsidP="00E558A6">
      <w:pPr>
        <w:widowControl w:val="0"/>
        <w:autoSpaceDE w:val="0"/>
        <w:autoSpaceDN w:val="0"/>
        <w:adjustRightInd w:val="0"/>
        <w:spacing w:line="276" w:lineRule="auto"/>
        <w:ind w:left="567" w:hanging="567"/>
        <w:jc w:val="both"/>
        <w:rPr>
          <w:lang w:val="en-US"/>
        </w:rPr>
      </w:pPr>
      <w:r w:rsidRPr="00451329">
        <w:rPr>
          <w:lang w:val="en-US"/>
        </w:rPr>
        <w:t xml:space="preserve">Talmy, Leonard. 1985. Lexicalization patterns: Semantic structures in lexical forms. In Shopen, Timothy (ed.), </w:t>
      </w:r>
      <w:r w:rsidRPr="00451329">
        <w:rPr>
          <w:i/>
          <w:lang w:val="en-US"/>
        </w:rPr>
        <w:t>Language typology and syntactic description III: Grammatical categories and the lexicon</w:t>
      </w:r>
      <w:r w:rsidRPr="00451329">
        <w:rPr>
          <w:lang w:val="en-US"/>
        </w:rPr>
        <w:t>. Cambridge: Cambridge University Press.</w:t>
      </w:r>
    </w:p>
    <w:p w14:paraId="2EBDB41E" w14:textId="77777777" w:rsidR="00454BDB" w:rsidRPr="00451329" w:rsidRDefault="00454BDB" w:rsidP="00E558A6">
      <w:pPr>
        <w:widowControl w:val="0"/>
        <w:autoSpaceDE w:val="0"/>
        <w:autoSpaceDN w:val="0"/>
        <w:adjustRightInd w:val="0"/>
        <w:spacing w:line="276" w:lineRule="auto"/>
        <w:ind w:left="567" w:hanging="567"/>
        <w:jc w:val="both"/>
        <w:rPr>
          <w:lang w:val="en-US"/>
        </w:rPr>
      </w:pPr>
      <w:r w:rsidRPr="00451329">
        <w:rPr>
          <w:lang w:val="en-US"/>
        </w:rPr>
        <w:t xml:space="preserve">Vendler, Zeno. 1967. </w:t>
      </w:r>
      <w:r w:rsidRPr="00451329">
        <w:rPr>
          <w:i/>
          <w:lang w:val="en-US"/>
        </w:rPr>
        <w:t>Linguistics in philosophy</w:t>
      </w:r>
      <w:r w:rsidRPr="00451329">
        <w:rPr>
          <w:lang w:val="en-US"/>
        </w:rPr>
        <w:t>. Ithaca, NY: Cornell University Press.</w:t>
      </w:r>
    </w:p>
    <w:p w14:paraId="253453D3" w14:textId="77777777" w:rsidR="008971B1" w:rsidRDefault="00454BDB" w:rsidP="002A1971">
      <w:pPr>
        <w:widowControl w:val="0"/>
        <w:autoSpaceDE w:val="0"/>
        <w:autoSpaceDN w:val="0"/>
        <w:adjustRightInd w:val="0"/>
        <w:spacing w:line="276" w:lineRule="auto"/>
        <w:ind w:left="567" w:hanging="567"/>
        <w:jc w:val="both"/>
      </w:pPr>
      <w:r w:rsidRPr="00451329">
        <w:t xml:space="preserve">Zeller, Jochen. 2006. Raising out of finite CP in Nguni: The case of fanele. </w:t>
      </w:r>
      <w:r w:rsidRPr="00451329">
        <w:rPr>
          <w:i/>
        </w:rPr>
        <w:t>South African Linguistics and Applied Language Studies</w:t>
      </w:r>
      <w:r w:rsidRPr="00451329">
        <w:t xml:space="preserve"> 24. 255</w:t>
      </w:r>
      <w:r w:rsidRPr="00451329">
        <w:rPr>
          <w:lang w:val="en-US"/>
        </w:rPr>
        <w:t>–</w:t>
      </w:r>
      <w:r w:rsidRPr="00451329">
        <w:t>275</w:t>
      </w:r>
      <w:r w:rsidR="002A1971">
        <w:t>.</w:t>
      </w:r>
    </w:p>
    <w:p w14:paraId="0C37C00F" w14:textId="10C9B513" w:rsidR="002A1971" w:rsidRPr="002A1971" w:rsidRDefault="002A1971" w:rsidP="002A1971">
      <w:pPr>
        <w:widowControl w:val="0"/>
        <w:autoSpaceDE w:val="0"/>
        <w:autoSpaceDN w:val="0"/>
        <w:adjustRightInd w:val="0"/>
        <w:spacing w:line="276" w:lineRule="auto"/>
        <w:ind w:left="567" w:hanging="567"/>
        <w:jc w:val="both"/>
        <w:sectPr w:rsidR="002A1971" w:rsidRPr="002A1971" w:rsidSect="00A97327">
          <w:footerReference w:type="even" r:id="rId13"/>
          <w:footerReference w:type="default" r:id="rId14"/>
          <w:footnotePr>
            <w:numRestart w:val="eachSect"/>
          </w:footnotePr>
          <w:type w:val="continuous"/>
          <w:pgSz w:w="11900" w:h="16840"/>
          <w:pgMar w:top="1440" w:right="1440" w:bottom="1440" w:left="1440" w:header="708" w:footer="708" w:gutter="0"/>
          <w:cols w:space="708"/>
          <w:docGrid w:linePitch="360"/>
        </w:sectPr>
      </w:pPr>
    </w:p>
    <w:p w14:paraId="5FAB7B15" w14:textId="77777777" w:rsidR="00E44F71" w:rsidRPr="00451329" w:rsidRDefault="00E44F71" w:rsidP="002A1971">
      <w:pPr>
        <w:pStyle w:val="a7"/>
        <w:spacing w:line="276" w:lineRule="auto"/>
        <w:jc w:val="left"/>
        <w:rPr>
          <w:lang w:val="en-US"/>
        </w:rPr>
      </w:pPr>
    </w:p>
    <w:sectPr w:rsidR="00E44F71" w:rsidRPr="00451329" w:rsidSect="002A1971">
      <w:headerReference w:type="default" r:id="rId15"/>
      <w:footnotePr>
        <w:numRestart w:val="eachSect"/>
      </w:footnotePr>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035D41" w14:textId="77777777" w:rsidR="006A6C6A" w:rsidRDefault="006A6C6A">
      <w:r>
        <w:separator/>
      </w:r>
    </w:p>
  </w:endnote>
  <w:endnote w:type="continuationSeparator" w:id="0">
    <w:p w14:paraId="5B2CE947" w14:textId="77777777" w:rsidR="006A6C6A" w:rsidRDefault="006A6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Droid Sans Fallback">
    <w:altName w:val="Times New Roman"/>
    <w:charset w:val="00"/>
    <w:family w:val="auto"/>
    <w:pitch w:val="variable"/>
  </w:font>
  <w:font w:name="FreeSans">
    <w:altName w:val="Sylfaen"/>
    <w:charset w:val="00"/>
    <w:family w:val="swiss"/>
    <w:pitch w:val="variable"/>
    <w:sig w:usb0="E4178EFF" w:usb1="4200FDFF" w:usb2="000000A0" w:usb3="00000000" w:csb0="000001BF" w:csb1="00000000"/>
  </w:font>
  <w:font w:name="Garamond">
    <w:panose1 w:val="02020404030301010803"/>
    <w:charset w:val="00"/>
    <w:family w:val="roman"/>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Times">
    <w:altName w:val="Times New Roman"/>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Bitstream Vera Sans">
    <w:altName w:val="Arial"/>
    <w:charset w:val="00"/>
    <w:family w:val="swiss"/>
    <w:pitch w:val="variable"/>
    <w:sig w:usb0="00000003" w:usb1="1000204A" w:usb2="00000000" w:usb3="00000000" w:csb0="00000001" w:csb1="00000000"/>
  </w:font>
  <w:font w:name="Mincho">
    <w:altName w:val="明朝"/>
    <w:panose1 w:val="02020609040305080305"/>
    <w:charset w:val="80"/>
    <w:family w:val="roman"/>
    <w:notTrueType/>
    <w:pitch w:val="fixed"/>
    <w:sig w:usb0="00000001" w:usb1="08070000" w:usb2="00000010" w:usb3="00000000" w:csb0="00020000" w:csb1="00000000"/>
  </w:font>
  <w:font w:name="Geneva">
    <w:altName w:val="Arial"/>
    <w:charset w:val="00"/>
    <w:family w:val="auto"/>
    <w:pitch w:val="variable"/>
    <w:sig w:usb0="E00002FF" w:usb1="5200205F" w:usb2="00A0C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raditional Arabic">
    <w:charset w:val="B2"/>
    <w:family w:val="roman"/>
    <w:pitch w:val="variable"/>
    <w:sig w:usb0="00002003" w:usb1="80000000" w:usb2="00000008" w:usb3="00000000" w:csb0="00000041" w:csb1="00000000"/>
  </w:font>
  <w:font w:name="Bitstream Vera Serif">
    <w:altName w:val="Times New Roman"/>
    <w:charset w:val="00"/>
    <w:family w:val="roman"/>
    <w:pitch w:val="default"/>
  </w:font>
  <w:font w:name="Times Roman">
    <w:altName w:val="Times New Roman"/>
    <w:charset w:val="00"/>
    <w:family w:val="auto"/>
    <w:pitch w:val="variable"/>
    <w:sig w:usb0="00000003" w:usb1="00000000" w:usb2="00000000" w:usb3="00000000" w:csb0="00000001" w:csb1="00000000"/>
  </w:font>
  <w:font w:name="Adobe Garamond Pro">
    <w:altName w:val="Garamond"/>
    <w:charset w:val="00"/>
    <w:family w:val="auto"/>
    <w:pitch w:val="variable"/>
    <w:sig w:usb0="00000007" w:usb1="00000001"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61857" w14:textId="77777777" w:rsidR="0018090E" w:rsidRDefault="0018090E" w:rsidP="00F41852">
    <w:pPr>
      <w:pStyle w:val="a8"/>
      <w:framePr w:wrap="around" w:vAnchor="text" w:hAnchor="margin" w:xAlign="right" w:y="1"/>
      <w:rPr>
        <w:rStyle w:val="af5"/>
      </w:rPr>
    </w:pPr>
    <w:r>
      <w:rPr>
        <w:rStyle w:val="af5"/>
      </w:rPr>
      <w:fldChar w:fldCharType="begin"/>
    </w:r>
    <w:r>
      <w:rPr>
        <w:rStyle w:val="af5"/>
      </w:rPr>
      <w:instrText xml:space="preserve">PAGE  </w:instrText>
    </w:r>
    <w:r>
      <w:rPr>
        <w:rStyle w:val="af5"/>
      </w:rPr>
      <w:fldChar w:fldCharType="end"/>
    </w:r>
  </w:p>
  <w:p w14:paraId="7D50BE0F" w14:textId="77777777" w:rsidR="0018090E" w:rsidRDefault="0018090E" w:rsidP="00F41852">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5BCD0" w14:textId="77777777" w:rsidR="0018090E" w:rsidRDefault="0018090E" w:rsidP="00F41852">
    <w:pPr>
      <w:pStyle w:val="a8"/>
      <w:framePr w:wrap="around" w:vAnchor="text" w:hAnchor="margin" w:xAlign="right" w:y="1"/>
      <w:rPr>
        <w:rStyle w:val="af5"/>
      </w:rPr>
    </w:pPr>
    <w:r>
      <w:rPr>
        <w:rStyle w:val="af5"/>
      </w:rPr>
      <w:fldChar w:fldCharType="begin"/>
    </w:r>
    <w:r>
      <w:rPr>
        <w:rStyle w:val="af5"/>
      </w:rPr>
      <w:instrText xml:space="preserve">PAGE  </w:instrText>
    </w:r>
    <w:r>
      <w:rPr>
        <w:rStyle w:val="af5"/>
      </w:rPr>
      <w:fldChar w:fldCharType="separate"/>
    </w:r>
    <w:r w:rsidR="00EF77E1">
      <w:rPr>
        <w:rStyle w:val="af5"/>
        <w:noProof/>
      </w:rPr>
      <w:t>26</w:t>
    </w:r>
    <w:r>
      <w:rPr>
        <w:rStyle w:val="af5"/>
      </w:rPr>
      <w:fldChar w:fldCharType="end"/>
    </w:r>
  </w:p>
  <w:p w14:paraId="1B295C45" w14:textId="77777777" w:rsidR="0018090E" w:rsidRDefault="0018090E" w:rsidP="00F41852">
    <w:pPr>
      <w:pStyle w:val="a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A5E419" w14:textId="77777777" w:rsidR="006A6C6A" w:rsidRDefault="006A6C6A">
      <w:r>
        <w:separator/>
      </w:r>
    </w:p>
  </w:footnote>
  <w:footnote w:type="continuationSeparator" w:id="0">
    <w:p w14:paraId="0369484F" w14:textId="77777777" w:rsidR="006A6C6A" w:rsidRDefault="006A6C6A">
      <w:r>
        <w:continuationSeparator/>
      </w:r>
    </w:p>
  </w:footnote>
  <w:footnote w:id="1">
    <w:p w14:paraId="656EC2C4" w14:textId="469F92C8" w:rsidR="0018090E" w:rsidRPr="00763094" w:rsidRDefault="0018090E">
      <w:pPr>
        <w:pStyle w:val="aa"/>
        <w:ind w:left="0" w:firstLine="0"/>
        <w:jc w:val="both"/>
        <w:rPr>
          <w:lang w:val="en-US"/>
          <w:rPrChange w:id="35" w:author="Utente di Microsoft Office" w:date="2018-06-19T17:40:00Z">
            <w:rPr/>
          </w:rPrChange>
        </w:rPr>
        <w:pPrChange w:id="36" w:author="Utente di Microsoft Office" w:date="2018-06-19T11:24:00Z">
          <w:pPr>
            <w:pStyle w:val="aa"/>
          </w:pPr>
        </w:pPrChange>
      </w:pPr>
      <w:ins w:id="37" w:author="Utente di Microsoft Office" w:date="2018-06-19T10:55:00Z">
        <w:r w:rsidRPr="00763094">
          <w:rPr>
            <w:rStyle w:val="a4"/>
            <w:sz w:val="20"/>
            <w:lang w:val="en-US"/>
            <w:rPrChange w:id="38" w:author="Utente di Microsoft Office" w:date="2018-06-19T17:40:00Z">
              <w:rPr>
                <w:rStyle w:val="a4"/>
                <w:sz w:val="20"/>
              </w:rPr>
            </w:rPrChange>
          </w:rPr>
          <w:footnoteRef/>
        </w:r>
        <w:r w:rsidRPr="00763094">
          <w:rPr>
            <w:lang w:val="en-US"/>
            <w:rPrChange w:id="39" w:author="Utente di Microsoft Office" w:date="2018-06-19T17:40:00Z">
              <w:rPr/>
            </w:rPrChange>
          </w:rPr>
          <w:t xml:space="preserve"> </w:t>
        </w:r>
      </w:ins>
      <w:ins w:id="40" w:author="Utente di Microsoft Office" w:date="2018-06-19T11:08:00Z">
        <w:r w:rsidRPr="00EA7C43">
          <w:rPr>
            <w:lang w:val="en-US"/>
          </w:rPr>
          <w:t xml:space="preserve">The phenomenon of finite control in the Balkan languages </w:t>
        </w:r>
      </w:ins>
      <w:ins w:id="41" w:author="Utente di Microsoft Office" w:date="2018-06-19T11:09:00Z">
        <w:r w:rsidRPr="00454024">
          <w:rPr>
            <w:lang w:val="en-US"/>
          </w:rPr>
          <w:t>(</w:t>
        </w:r>
      </w:ins>
      <w:ins w:id="42" w:author="Utente di Microsoft Office" w:date="2018-06-19T11:08:00Z">
        <w:r w:rsidRPr="00454024">
          <w:rPr>
            <w:lang w:val="en-US"/>
          </w:rPr>
          <w:t>and in He</w:t>
        </w:r>
        <w:r w:rsidRPr="009E3E03">
          <w:rPr>
            <w:lang w:val="en-US"/>
          </w:rPr>
          <w:t>brew</w:t>
        </w:r>
      </w:ins>
      <w:ins w:id="43" w:author="Utente di Microsoft Office" w:date="2018-06-19T11:13:00Z">
        <w:r w:rsidRPr="009E3E03">
          <w:rPr>
            <w:lang w:val="en-US"/>
          </w:rPr>
          <w:t xml:space="preserve"> </w:t>
        </w:r>
        <w:r w:rsidRPr="00CF2A3A">
          <w:rPr>
            <w:lang w:val="en-US"/>
          </w:rPr>
          <w:t>a</w:t>
        </w:r>
      </w:ins>
      <w:ins w:id="44" w:author="Utente di Microsoft Office" w:date="2018-06-19T11:17:00Z">
        <w:r w:rsidRPr="00CF2A3A">
          <w:rPr>
            <w:lang w:val="en-US"/>
          </w:rPr>
          <w:t>n</w:t>
        </w:r>
      </w:ins>
      <w:ins w:id="45" w:author="Utente di Microsoft Office" w:date="2018-06-19T11:13:00Z">
        <w:r w:rsidRPr="00CF2A3A">
          <w:rPr>
            <w:lang w:val="en-US"/>
          </w:rPr>
          <w:t>d many Southern Italian varieties</w:t>
        </w:r>
      </w:ins>
      <w:ins w:id="46" w:author="Utente di Microsoft Office" w:date="2018-06-19T11:09:00Z">
        <w:r w:rsidRPr="00FB71E5">
          <w:rPr>
            <w:lang w:val="en-US"/>
          </w:rPr>
          <w:t>)</w:t>
        </w:r>
      </w:ins>
      <w:ins w:id="47" w:author="Utente di Microsoft Office" w:date="2018-06-19T11:08:00Z">
        <w:r w:rsidRPr="00FB71E5">
          <w:rPr>
            <w:lang w:val="en-US"/>
          </w:rPr>
          <w:t xml:space="preserve"> </w:t>
        </w:r>
        <w:del w:id="48" w:author="Matthew Reeve" w:date="2018-06-20T11:52:00Z">
          <w:r w:rsidRPr="00FB71E5" w:rsidDel="00B940E5">
            <w:rPr>
              <w:lang w:val="en-US"/>
            </w:rPr>
            <w:delText>implies</w:delText>
          </w:r>
        </w:del>
      </w:ins>
      <w:ins w:id="49" w:author="Matthew Reeve" w:date="2018-06-20T11:52:00Z">
        <w:r>
          <w:rPr>
            <w:lang w:val="en-US"/>
          </w:rPr>
          <w:t>involves</w:t>
        </w:r>
      </w:ins>
      <w:ins w:id="50" w:author="Utente di Microsoft Office" w:date="2018-06-19T11:08:00Z">
        <w:r w:rsidRPr="00FB71E5">
          <w:rPr>
            <w:lang w:val="en-US"/>
          </w:rPr>
          <w:t xml:space="preserve"> the </w:t>
        </w:r>
      </w:ins>
      <w:ins w:id="51" w:author="Utente di Microsoft Office" w:date="2018-06-19T11:11:00Z">
        <w:r w:rsidRPr="003B45AA">
          <w:rPr>
            <w:lang w:val="en-US"/>
          </w:rPr>
          <w:t>appearance</w:t>
        </w:r>
      </w:ins>
      <w:ins w:id="52" w:author="Utente di Microsoft Office" w:date="2018-06-19T11:08:00Z">
        <w:r w:rsidRPr="003B45AA">
          <w:rPr>
            <w:lang w:val="en-US"/>
          </w:rPr>
          <w:t xml:space="preserve"> </w:t>
        </w:r>
      </w:ins>
      <w:ins w:id="53" w:author="Utente di Microsoft Office" w:date="2018-06-19T11:11:00Z">
        <w:r w:rsidRPr="003B45AA">
          <w:rPr>
            <w:lang w:val="en-US"/>
          </w:rPr>
          <w:t xml:space="preserve">of </w:t>
        </w:r>
      </w:ins>
      <w:ins w:id="54" w:author="Utente di Microsoft Office" w:date="2018-06-19T11:09:00Z">
        <w:r w:rsidRPr="003B45AA">
          <w:rPr>
            <w:lang w:val="en-US"/>
          </w:rPr>
          <w:t xml:space="preserve">inflected </w:t>
        </w:r>
      </w:ins>
      <w:ins w:id="55" w:author="Utente di Microsoft Office" w:date="2018-06-19T11:08:00Z">
        <w:r w:rsidRPr="00BC312F">
          <w:rPr>
            <w:lang w:val="en-US"/>
          </w:rPr>
          <w:t xml:space="preserve">subjunctive complements </w:t>
        </w:r>
      </w:ins>
      <w:ins w:id="56" w:author="Utente di Microsoft Office" w:date="2018-06-19T11:11:00Z">
        <w:r w:rsidRPr="00E969CC">
          <w:rPr>
            <w:lang w:val="en-US"/>
          </w:rPr>
          <w:t xml:space="preserve">which </w:t>
        </w:r>
      </w:ins>
      <w:ins w:id="57" w:author="Utente di Microsoft Office" w:date="2018-06-19T11:08:00Z">
        <w:r w:rsidRPr="00763094">
          <w:rPr>
            <w:lang w:val="en-US"/>
          </w:rPr>
          <w:t>exhibit Obligatory Control</w:t>
        </w:r>
      </w:ins>
      <w:ins w:id="58" w:author="Utente di Microsoft Office" w:date="2018-06-19T11:09:00Z">
        <w:r w:rsidRPr="00763094">
          <w:rPr>
            <w:lang w:val="en-US"/>
          </w:rPr>
          <w:t xml:space="preserve"> (Landau</w:t>
        </w:r>
        <w:del w:id="59" w:author="Matthew Reeve" w:date="2018-06-20T11:52:00Z">
          <w:r w:rsidRPr="00763094" w:rsidDel="00B940E5">
            <w:rPr>
              <w:lang w:val="en-US"/>
            </w:rPr>
            <w:delText>,</w:delText>
          </w:r>
        </w:del>
        <w:r w:rsidRPr="00763094">
          <w:rPr>
            <w:lang w:val="en-US"/>
          </w:rPr>
          <w:t xml:space="preserve"> 2004</w:t>
        </w:r>
      </w:ins>
      <w:ins w:id="60" w:author="Matthew Reeve" w:date="2018-06-20T11:52:00Z">
        <w:r>
          <w:rPr>
            <w:lang w:val="en-US"/>
          </w:rPr>
          <w:t>,</w:t>
        </w:r>
      </w:ins>
      <w:ins w:id="61" w:author="Utente di Microsoft Office" w:date="2018-06-19T11:09:00Z">
        <w:r w:rsidRPr="00763094">
          <w:rPr>
            <w:lang w:val="en-US"/>
          </w:rPr>
          <w:t xml:space="preserve"> among others)</w:t>
        </w:r>
      </w:ins>
      <w:ins w:id="62" w:author="Utente di Microsoft Office" w:date="2018-06-19T11:11:00Z">
        <w:r w:rsidRPr="00763094">
          <w:rPr>
            <w:lang w:val="en-US"/>
          </w:rPr>
          <w:t>:</w:t>
        </w:r>
      </w:ins>
      <w:ins w:id="63" w:author="Utente di Microsoft Office" w:date="2018-06-19T11:12:00Z">
        <w:r w:rsidRPr="00763094">
          <w:rPr>
            <w:rFonts w:ascii="Adobe Garamond Pro" w:eastAsiaTheme="minorEastAsia" w:hAnsi="Adobe Garamond Pro" w:cs="Adobe Garamond Pro"/>
            <w:color w:val="000000"/>
            <w:sz w:val="22"/>
            <w:szCs w:val="22"/>
            <w:lang w:val="en-US" w:eastAsia="de-DE"/>
            <w:rPrChange w:id="64" w:author="Utente di Microsoft Office" w:date="2018-06-19T17:40:00Z">
              <w:rPr>
                <w:rFonts w:ascii="Adobe Garamond Pro" w:eastAsiaTheme="minorEastAsia" w:hAnsi="Adobe Garamond Pro" w:cs="Adobe Garamond Pro"/>
                <w:color w:val="000000"/>
                <w:sz w:val="22"/>
                <w:szCs w:val="22"/>
                <w:lang w:val="it-IT" w:eastAsia="de-DE"/>
              </w:rPr>
            </w:rPrChange>
          </w:rPr>
          <w:t xml:space="preserve"> </w:t>
        </w:r>
        <w:r w:rsidRPr="00763094">
          <w:rPr>
            <w:lang w:val="en-US"/>
            <w:rPrChange w:id="65" w:author="Utente di Microsoft Office" w:date="2018-06-19T17:40:00Z">
              <w:rPr>
                <w:lang w:val="it-IT"/>
              </w:rPr>
            </w:rPrChange>
          </w:rPr>
          <w:t xml:space="preserve">finite complements </w:t>
        </w:r>
      </w:ins>
      <w:ins w:id="66" w:author="Utente di Microsoft Office" w:date="2018-06-19T11:17:00Z">
        <w:r w:rsidRPr="00763094">
          <w:rPr>
            <w:lang w:val="en-US"/>
            <w:rPrChange w:id="67" w:author="Utente di Microsoft Office" w:date="2018-06-19T17:40:00Z">
              <w:rPr>
                <w:lang w:val="it-IT"/>
              </w:rPr>
            </w:rPrChange>
          </w:rPr>
          <w:t>in these language</w:t>
        </w:r>
      </w:ins>
      <w:ins w:id="68" w:author="Matthew Reeve" w:date="2018-06-20T11:52:00Z">
        <w:r>
          <w:rPr>
            <w:lang w:val="en-US"/>
          </w:rPr>
          <w:t>s</w:t>
        </w:r>
      </w:ins>
      <w:ins w:id="69" w:author="Utente di Microsoft Office" w:date="2018-06-19T11:17:00Z">
        <w:r w:rsidRPr="00763094">
          <w:rPr>
            <w:lang w:val="en-US"/>
            <w:rPrChange w:id="70" w:author="Utente di Microsoft Office" w:date="2018-06-19T17:40:00Z">
              <w:rPr>
                <w:lang w:val="it-IT"/>
              </w:rPr>
            </w:rPrChange>
          </w:rPr>
          <w:t xml:space="preserve"> </w:t>
        </w:r>
      </w:ins>
      <w:ins w:id="71" w:author="Utente di Microsoft Office" w:date="2018-06-19T11:12:00Z">
        <w:r w:rsidRPr="00763094">
          <w:rPr>
            <w:lang w:val="en-US"/>
            <w:rPrChange w:id="72" w:author="Utente di Microsoft Office" w:date="2018-06-19T17:40:00Z">
              <w:rPr>
                <w:lang w:val="it-IT"/>
              </w:rPr>
            </w:rPrChange>
          </w:rPr>
          <w:t>cover pretty much the entire spectrum of obligatory control or raising predicate</w:t>
        </w:r>
      </w:ins>
      <w:ins w:id="73" w:author="Matthew Reeve" w:date="2018-06-20T11:52:00Z">
        <w:r>
          <w:rPr>
            <w:lang w:val="en-US"/>
          </w:rPr>
          <w:t>s</w:t>
        </w:r>
      </w:ins>
      <w:ins w:id="74" w:author="Utente di Microsoft Office" w:date="2018-06-19T11:12:00Z">
        <w:r w:rsidRPr="00763094">
          <w:rPr>
            <w:lang w:val="en-US"/>
            <w:rPrChange w:id="75" w:author="Utente di Microsoft Office" w:date="2018-06-19T17:40:00Z">
              <w:rPr>
                <w:lang w:val="it-IT"/>
              </w:rPr>
            </w:rPrChange>
          </w:rPr>
          <w:t xml:space="preserve"> </w:t>
        </w:r>
      </w:ins>
      <w:ins w:id="76" w:author="Utente di Microsoft Office" w:date="2018-06-19T11:11:00Z">
        <w:r w:rsidRPr="00EA7C43">
          <w:rPr>
            <w:lang w:val="en-US"/>
          </w:rPr>
          <w:t>(for an overview</w:t>
        </w:r>
      </w:ins>
      <w:ins w:id="77" w:author="Matthew Reeve" w:date="2018-06-20T11:52:00Z">
        <w:r>
          <w:rPr>
            <w:lang w:val="en-US"/>
          </w:rPr>
          <w:t>,</w:t>
        </w:r>
      </w:ins>
      <w:ins w:id="78" w:author="Utente di Microsoft Office" w:date="2018-06-19T11:11:00Z">
        <w:r w:rsidRPr="00EA7C43">
          <w:rPr>
            <w:lang w:val="en-US"/>
          </w:rPr>
          <w:t xml:space="preserve"> see Ledgeway</w:t>
        </w:r>
        <w:del w:id="79" w:author="Matthew Reeve" w:date="2018-06-20T11:52:00Z">
          <w:r w:rsidRPr="00EA7C43" w:rsidDel="00B940E5">
            <w:rPr>
              <w:lang w:val="en-US"/>
            </w:rPr>
            <w:delText>,</w:delText>
          </w:r>
        </w:del>
        <w:r w:rsidRPr="00EA7C43">
          <w:rPr>
            <w:lang w:val="en-US"/>
          </w:rPr>
          <w:t xml:space="preserve"> 2015</w:t>
        </w:r>
        <w:del w:id="80" w:author="Matthew Reeve" w:date="2018-06-20T11:52:00Z">
          <w:r w:rsidRPr="00EA7C43" w:rsidDel="00B940E5">
            <w:rPr>
              <w:lang w:val="en-US"/>
            </w:rPr>
            <w:delText>,</w:delText>
          </w:r>
        </w:del>
      </w:ins>
      <w:ins w:id="81" w:author="Matthew Reeve" w:date="2018-06-20T11:52:00Z">
        <w:r>
          <w:rPr>
            <w:lang w:val="en-US"/>
          </w:rPr>
          <w:t>;</w:t>
        </w:r>
      </w:ins>
      <w:ins w:id="82" w:author="Utente di Microsoft Office" w:date="2018-06-19T11:11:00Z">
        <w:r w:rsidRPr="00EA7C43">
          <w:rPr>
            <w:lang w:val="en-US"/>
          </w:rPr>
          <w:t xml:space="preserve"> Manzini, Lorusso &amp; Savoia, 2017)</w:t>
        </w:r>
      </w:ins>
      <w:ins w:id="83" w:author="Utente di Microsoft Office" w:date="2018-06-19T11:09:00Z">
        <w:del w:id="84" w:author="Matthew Reeve" w:date="2018-06-20T11:53:00Z">
          <w:r w:rsidRPr="00454024" w:rsidDel="00B940E5">
            <w:rPr>
              <w:lang w:val="en-US"/>
            </w:rPr>
            <w:delText xml:space="preserve"> </w:delText>
          </w:r>
        </w:del>
      </w:ins>
      <w:ins w:id="85" w:author="Matthew Reeve" w:date="2018-06-20T11:53:00Z">
        <w:r>
          <w:rPr>
            <w:lang w:val="en-US"/>
          </w:rPr>
          <w:t>.</w:t>
        </w:r>
      </w:ins>
      <w:ins w:id="86" w:author="Utente di Microsoft Office" w:date="2018-06-19T11:08:00Z">
        <w:r w:rsidRPr="00454024">
          <w:rPr>
            <w:lang w:val="en-US"/>
          </w:rPr>
          <w:t xml:space="preserve"> </w:t>
        </w:r>
      </w:ins>
      <w:ins w:id="87" w:author="Utente di Microsoft Office" w:date="2018-06-19T10:57:00Z">
        <w:r w:rsidRPr="00763094">
          <w:rPr>
            <w:lang w:val="en-US"/>
            <w:rPrChange w:id="88" w:author="Utente di Microsoft Office" w:date="2018-06-19T17:40:00Z">
              <w:rPr/>
            </w:rPrChange>
          </w:rPr>
          <w:t xml:space="preserve">The verbs embedding </w:t>
        </w:r>
        <w:r w:rsidRPr="00763094">
          <w:rPr>
            <w:i/>
            <w:lang w:val="en-US"/>
            <w:rPrChange w:id="89" w:author="Utente di Microsoft Office" w:date="2018-06-19T17:40:00Z">
              <w:rPr/>
            </w:rPrChange>
          </w:rPr>
          <w:t>a</w:t>
        </w:r>
        <w:r w:rsidRPr="00763094">
          <w:rPr>
            <w:lang w:val="en-US"/>
            <w:rPrChange w:id="90" w:author="Utente di Microsoft Office" w:date="2018-06-19T17:40:00Z">
              <w:rPr/>
            </w:rPrChange>
          </w:rPr>
          <w:t xml:space="preserve"> complements</w:t>
        </w:r>
      </w:ins>
      <w:ins w:id="91" w:author="Utente di Microsoft Office" w:date="2018-06-19T11:20:00Z">
        <w:r w:rsidRPr="00EA7C43">
          <w:rPr>
            <w:lang w:val="en-US"/>
          </w:rPr>
          <w:t xml:space="preserve">, </w:t>
        </w:r>
      </w:ins>
      <w:ins w:id="92" w:author="Matthew Reeve" w:date="2018-06-20T11:53:00Z">
        <w:r>
          <w:rPr>
            <w:lang w:val="en-US"/>
          </w:rPr>
          <w:t>such</w:t>
        </w:r>
      </w:ins>
      <w:ins w:id="93" w:author="Utente di Microsoft Office" w:date="2018-06-19T11:20:00Z">
        <w:r w:rsidRPr="00EA7C43">
          <w:rPr>
            <w:lang w:val="en-US"/>
          </w:rPr>
          <w:t xml:space="preserve"> as the ones we are describing</w:t>
        </w:r>
        <w:r w:rsidRPr="00454024">
          <w:rPr>
            <w:lang w:val="en-US"/>
          </w:rPr>
          <w:t>,</w:t>
        </w:r>
        <w:del w:id="94" w:author="Matthew Reeve" w:date="2018-06-20T11:53:00Z">
          <w:r w:rsidRPr="00454024" w:rsidDel="00B940E5">
            <w:rPr>
              <w:lang w:val="en-US"/>
            </w:rPr>
            <w:delText xml:space="preserve"> </w:delText>
          </w:r>
        </w:del>
      </w:ins>
      <w:ins w:id="95" w:author="Utente di Microsoft Office" w:date="2018-06-19T10:57:00Z">
        <w:r w:rsidRPr="00763094">
          <w:rPr>
            <w:lang w:val="en-US"/>
            <w:rPrChange w:id="96" w:author="Utente di Microsoft Office" w:date="2018-06-19T17:40:00Z">
              <w:rPr/>
            </w:rPrChange>
          </w:rPr>
          <w:t xml:space="preserve"> are a much more restricted set than the obligatory control/raising verbs </w:t>
        </w:r>
      </w:ins>
      <w:ins w:id="97" w:author="Utente di Microsoft Office" w:date="2018-06-19T11:05:00Z">
        <w:r w:rsidRPr="00EA7C43">
          <w:rPr>
            <w:lang w:val="en-US"/>
          </w:rPr>
          <w:t>in Balkan languages</w:t>
        </w:r>
      </w:ins>
      <w:ins w:id="98" w:author="Utente di Microsoft Office" w:date="2018-06-19T10:57:00Z">
        <w:r w:rsidRPr="00763094">
          <w:rPr>
            <w:lang w:val="en-US"/>
            <w:rPrChange w:id="99" w:author="Utente di Microsoft Office" w:date="2018-06-19T17:40:00Z">
              <w:rPr/>
            </w:rPrChange>
          </w:rPr>
          <w:t xml:space="preserve">. </w:t>
        </w:r>
      </w:ins>
      <w:ins w:id="100" w:author="Utente di Microsoft Office" w:date="2018-06-19T11:19:00Z">
        <w:r w:rsidRPr="00EA7C43">
          <w:rPr>
            <w:lang w:val="en-US"/>
          </w:rPr>
          <w:t>T</w:t>
        </w:r>
      </w:ins>
      <w:ins w:id="101" w:author="Utente di Microsoft Office" w:date="2018-06-19T11:06:00Z">
        <w:r w:rsidRPr="00454024">
          <w:rPr>
            <w:lang w:val="en-US"/>
          </w:rPr>
          <w:t xml:space="preserve">he </w:t>
        </w:r>
      </w:ins>
      <w:ins w:id="102" w:author="Utente di Microsoft Office" w:date="2018-06-19T10:58:00Z">
        <w:r w:rsidRPr="00454024">
          <w:rPr>
            <w:lang w:val="en-US"/>
          </w:rPr>
          <w:t>Apulian</w:t>
        </w:r>
      </w:ins>
      <w:ins w:id="103" w:author="Utente di Microsoft Office" w:date="2018-06-19T10:57:00Z">
        <w:r w:rsidRPr="00763094">
          <w:rPr>
            <w:lang w:val="en-US"/>
            <w:rPrChange w:id="104" w:author="Utente di Microsoft Office" w:date="2018-06-19T17:40:00Z">
              <w:rPr/>
            </w:rPrChange>
          </w:rPr>
          <w:t xml:space="preserve"> varieties </w:t>
        </w:r>
      </w:ins>
      <w:ins w:id="105" w:author="Utente di Microsoft Office" w:date="2018-06-19T11:06:00Z">
        <w:r w:rsidRPr="00EA7C43">
          <w:rPr>
            <w:lang w:val="en-US"/>
          </w:rPr>
          <w:t>under analysis</w:t>
        </w:r>
      </w:ins>
      <w:ins w:id="106" w:author="Utente di Microsoft Office" w:date="2018-06-19T11:21:00Z">
        <w:r w:rsidRPr="00454024">
          <w:rPr>
            <w:lang w:val="en-US"/>
          </w:rPr>
          <w:t>, for example,</w:t>
        </w:r>
      </w:ins>
      <w:ins w:id="107" w:author="Utente di Microsoft Office" w:date="2018-06-19T11:06:00Z">
        <w:r w:rsidRPr="00454024">
          <w:rPr>
            <w:lang w:val="en-US"/>
          </w:rPr>
          <w:t xml:space="preserve"> </w:t>
        </w:r>
      </w:ins>
      <w:ins w:id="108" w:author="Utente di Microsoft Office" w:date="2018-06-19T10:57:00Z">
        <w:r w:rsidRPr="00763094">
          <w:rPr>
            <w:lang w:val="en-US"/>
            <w:rPrChange w:id="109" w:author="Utente di Microsoft Office" w:date="2018-06-19T17:40:00Z">
              <w:rPr/>
            </w:rPrChange>
          </w:rPr>
          <w:t>include ‘go’</w:t>
        </w:r>
        <w:del w:id="110" w:author="Matthew Reeve" w:date="2018-06-20T11:55:00Z">
          <w:r w:rsidRPr="00763094" w:rsidDel="00B940E5">
            <w:rPr>
              <w:lang w:val="en-US"/>
              <w:rPrChange w:id="111" w:author="Utente di Microsoft Office" w:date="2018-06-19T17:40:00Z">
                <w:rPr/>
              </w:rPrChange>
            </w:rPr>
            <w:delText>,</w:delText>
          </w:r>
        </w:del>
      </w:ins>
      <w:ins w:id="112" w:author="Matthew Reeve" w:date="2018-06-20T11:55:00Z">
        <w:r>
          <w:rPr>
            <w:lang w:val="en-US"/>
          </w:rPr>
          <w:t xml:space="preserve"> and</w:t>
        </w:r>
      </w:ins>
      <w:ins w:id="113" w:author="Utente di Microsoft Office" w:date="2018-06-19T10:57:00Z">
        <w:r w:rsidRPr="00763094">
          <w:rPr>
            <w:lang w:val="en-US"/>
            <w:rPrChange w:id="114" w:author="Utente di Microsoft Office" w:date="2018-06-19T17:40:00Z">
              <w:rPr/>
            </w:rPrChange>
          </w:rPr>
          <w:t xml:space="preserve"> ‘be/stay’ </w:t>
        </w:r>
      </w:ins>
      <w:ins w:id="115" w:author="Utente di Microsoft Office" w:date="2018-06-19T11:19:00Z">
        <w:r w:rsidRPr="00EA7C43">
          <w:rPr>
            <w:lang w:val="en-US"/>
          </w:rPr>
          <w:t>aspectual periphrases</w:t>
        </w:r>
        <w:del w:id="116" w:author="Matthew Reeve" w:date="2018-06-20T11:53:00Z">
          <w:r w:rsidRPr="00EA7C43" w:rsidDel="00B940E5">
            <w:rPr>
              <w:lang w:val="en-US"/>
            </w:rPr>
            <w:delText xml:space="preserve"> ,</w:delText>
          </w:r>
        </w:del>
      </w:ins>
      <w:ins w:id="117" w:author="Matthew Reeve" w:date="2018-06-20T11:53:00Z">
        <w:r>
          <w:rPr>
            <w:lang w:val="en-US"/>
          </w:rPr>
          <w:t>;</w:t>
        </w:r>
      </w:ins>
      <w:ins w:id="118" w:author="Utente di Microsoft Office" w:date="2018-06-19T11:19:00Z">
        <w:r w:rsidRPr="00EA7C43">
          <w:rPr>
            <w:lang w:val="en-US"/>
          </w:rPr>
          <w:t xml:space="preserve"> </w:t>
        </w:r>
      </w:ins>
      <w:ins w:id="119" w:author="Utente di Microsoft Office" w:date="2018-06-19T11:18:00Z">
        <w:r w:rsidRPr="00454024">
          <w:rPr>
            <w:lang w:val="en-US"/>
          </w:rPr>
          <w:t xml:space="preserve">we will concentrate on the </w:t>
        </w:r>
      </w:ins>
      <w:ins w:id="120" w:author="Utente di Microsoft Office" w:date="2018-06-19T11:19:00Z">
        <w:r w:rsidRPr="009E3E03">
          <w:rPr>
            <w:lang w:val="en-US"/>
          </w:rPr>
          <w:t>‘stay</w:t>
        </w:r>
        <w:r w:rsidRPr="00CF2A3A">
          <w:rPr>
            <w:lang w:val="en-US"/>
          </w:rPr>
          <w:t>’ periphrases</w:t>
        </w:r>
      </w:ins>
      <w:ins w:id="121" w:author="Utente di Microsoft Office" w:date="2018-06-19T11:21:00Z">
        <w:r w:rsidRPr="00CF2A3A">
          <w:rPr>
            <w:lang w:val="en-US"/>
          </w:rPr>
          <w:t xml:space="preserve"> (for a</w:t>
        </w:r>
      </w:ins>
      <w:ins w:id="122" w:author="Utente di Microsoft Office" w:date="2018-06-19T11:22:00Z">
        <w:r w:rsidRPr="00FB71E5">
          <w:rPr>
            <w:lang w:val="en-US"/>
          </w:rPr>
          <w:t xml:space="preserve">n analysis </w:t>
        </w:r>
        <w:del w:id="123" w:author="Matthew Reeve" w:date="2018-06-20T11:54:00Z">
          <w:r w:rsidRPr="00FB71E5" w:rsidDel="00B940E5">
            <w:rPr>
              <w:lang w:val="en-US"/>
            </w:rPr>
            <w:delText>on</w:delText>
          </w:r>
        </w:del>
      </w:ins>
      <w:ins w:id="124" w:author="Matthew Reeve" w:date="2018-06-20T11:54:00Z">
        <w:r>
          <w:rPr>
            <w:lang w:val="en-US"/>
          </w:rPr>
          <w:t>of</w:t>
        </w:r>
      </w:ins>
      <w:ins w:id="125" w:author="Utente di Microsoft Office" w:date="2018-06-19T11:22:00Z">
        <w:r w:rsidRPr="00FB71E5">
          <w:rPr>
            <w:lang w:val="en-US"/>
          </w:rPr>
          <w:t xml:space="preserve"> the difference</w:t>
        </w:r>
      </w:ins>
      <w:ins w:id="126" w:author="Matthew Reeve" w:date="2018-06-20T11:54:00Z">
        <w:r>
          <w:rPr>
            <w:lang w:val="en-US"/>
          </w:rPr>
          <w:t>s</w:t>
        </w:r>
      </w:ins>
      <w:ins w:id="127" w:author="Utente di Microsoft Office" w:date="2018-06-19T11:22:00Z">
        <w:r w:rsidRPr="00FB71E5">
          <w:rPr>
            <w:lang w:val="en-US"/>
          </w:rPr>
          <w:t xml:space="preserve"> </w:t>
        </w:r>
        <w:del w:id="128" w:author="Matthew Reeve" w:date="2018-06-20T11:54:00Z">
          <w:r w:rsidRPr="00FB71E5" w:rsidDel="00B940E5">
            <w:rPr>
              <w:lang w:val="en-US"/>
            </w:rPr>
            <w:delText>across southern Italian varieties for the</w:delText>
          </w:r>
        </w:del>
      </w:ins>
      <w:ins w:id="129" w:author="Matthew Reeve" w:date="2018-06-20T11:54:00Z">
        <w:r>
          <w:rPr>
            <w:lang w:val="en-US"/>
          </w:rPr>
          <w:t>in</w:t>
        </w:r>
      </w:ins>
      <w:ins w:id="130" w:author="Utente di Microsoft Office" w:date="2018-06-19T11:22:00Z">
        <w:r w:rsidRPr="00FB71E5">
          <w:rPr>
            <w:lang w:val="en-US"/>
          </w:rPr>
          <w:t xml:space="preserve"> aspectual finite constructions </w:t>
        </w:r>
      </w:ins>
      <w:ins w:id="131" w:author="Matthew Reeve" w:date="2018-06-20T11:54:00Z">
        <w:r w:rsidRPr="00FB71E5">
          <w:rPr>
            <w:lang w:val="en-US"/>
          </w:rPr>
          <w:t>across southern Italian varieties</w:t>
        </w:r>
        <w:r>
          <w:rPr>
            <w:lang w:val="en-US"/>
          </w:rPr>
          <w:t>,</w:t>
        </w:r>
        <w:r w:rsidRPr="00FB71E5">
          <w:rPr>
            <w:lang w:val="en-US"/>
          </w:rPr>
          <w:t xml:space="preserve"> </w:t>
        </w:r>
      </w:ins>
      <w:ins w:id="132" w:author="Utente di Microsoft Office" w:date="2018-06-19T11:22:00Z">
        <w:r w:rsidRPr="00FB71E5">
          <w:rPr>
            <w:lang w:val="en-US"/>
          </w:rPr>
          <w:t>see Manzini, Lorusso &amp; Savoia</w:t>
        </w:r>
        <w:del w:id="133" w:author="Matthew Reeve" w:date="2018-06-20T11:54:00Z">
          <w:r w:rsidRPr="00FB71E5" w:rsidDel="00B940E5">
            <w:rPr>
              <w:lang w:val="en-US"/>
            </w:rPr>
            <w:delText>,</w:delText>
          </w:r>
        </w:del>
        <w:r w:rsidRPr="00FB71E5">
          <w:rPr>
            <w:lang w:val="en-US"/>
          </w:rPr>
          <w:t xml:space="preserve"> 2017)</w:t>
        </w:r>
      </w:ins>
      <w:ins w:id="134" w:author="Utente di Microsoft Office" w:date="2018-06-19T11:19:00Z">
        <w:r w:rsidRPr="003B45AA">
          <w:rPr>
            <w:lang w:val="en-US"/>
          </w:rPr>
          <w:t xml:space="preserve">. </w:t>
        </w:r>
      </w:ins>
      <w:ins w:id="135" w:author="Utente di Microsoft Office" w:date="2018-06-19T10:57:00Z">
        <w:r w:rsidRPr="00763094">
          <w:rPr>
            <w:vanish/>
            <w:lang w:val="en-US"/>
            <w:rPrChange w:id="136" w:author="Utente di Microsoft Office" w:date="2018-06-19T17:40:00Z">
              <w:rPr>
                <w:vanish/>
              </w:rPr>
            </w:rPrChange>
          </w:rPr>
          <w:t>‘want’, as illustr</w:t>
        </w:r>
        <w:r w:rsidRPr="00763094">
          <w:rPr>
            <w:vanish/>
            <w:lang w:val="en-US"/>
            <w:rPrChange w:id="137" w:author="Utente di Microsoft Office" w:date="2018-06-19T17:40:00Z">
              <w:rPr>
                <w:vanish/>
              </w:rPr>
            </w:rPrChange>
          </w:rPr>
          <w:pgNum/>
        </w:r>
        <w:r w:rsidRPr="00763094">
          <w:rPr>
            <w:vanish/>
            <w:lang w:val="en-US"/>
            <w:rPrChange w:id="138" w:author="Utente di Microsoft Office" w:date="2018-06-19T17:40:00Z">
              <w:rPr>
                <w:vanish/>
              </w:rPr>
            </w:rPrChange>
          </w:rPr>
          <w:pgNum/>
        </w:r>
        <w:r w:rsidRPr="00763094">
          <w:rPr>
            <w:vanish/>
            <w:lang w:val="en-US"/>
            <w:rPrChange w:id="139" w:author="Utente di Microsoft Office" w:date="2018-06-19T17:40:00Z">
              <w:rPr>
                <w:vanish/>
              </w:rPr>
            </w:rPrChange>
          </w:rPr>
          <w:pgNum/>
        </w:r>
        <w:r w:rsidRPr="00763094">
          <w:rPr>
            <w:vanish/>
            <w:lang w:val="en-US"/>
            <w:rPrChange w:id="140" w:author="Utente di Microsoft Office" w:date="2018-06-19T17:40:00Z">
              <w:rPr>
                <w:vanish/>
              </w:rPr>
            </w:rPrChange>
          </w:rPr>
          <w:pgNum/>
        </w:r>
        <w:r w:rsidRPr="00763094">
          <w:rPr>
            <w:vanish/>
            <w:lang w:val="en-US"/>
            <w:rPrChange w:id="141" w:author="Utente di Microsoft Office" w:date="2018-06-19T17:40:00Z">
              <w:rPr>
                <w:vanish/>
              </w:rPr>
            </w:rPrChange>
          </w:rPr>
          <w:pgNum/>
        </w:r>
        <w:r w:rsidRPr="00763094">
          <w:rPr>
            <w:vanish/>
            <w:lang w:val="en-US"/>
            <w:rPrChange w:id="142" w:author="Utente di Microsoft Office" w:date="2018-06-19T17:40:00Z">
              <w:rPr>
                <w:vanish/>
              </w:rPr>
            </w:rPrChange>
          </w:rPr>
          <w:pgNum/>
        </w:r>
        <w:r w:rsidRPr="00763094">
          <w:rPr>
            <w:vanish/>
            <w:lang w:val="en-US"/>
            <w:rPrChange w:id="143" w:author="Utente di Microsoft Office" w:date="2018-06-19T17:40:00Z">
              <w:rPr>
                <w:vanish/>
              </w:rPr>
            </w:rPrChange>
          </w:rPr>
          <w:pgNum/>
        </w:r>
        <w:r w:rsidRPr="00763094">
          <w:rPr>
            <w:vanish/>
            <w:lang w:val="en-US"/>
            <w:rPrChange w:id="144" w:author="Utente di Microsoft Office" w:date="2018-06-19T17:40:00Z">
              <w:rPr>
                <w:vanish/>
              </w:rPr>
            </w:rPrChange>
          </w:rPr>
          <w:pgNum/>
        </w:r>
        <w:r w:rsidRPr="00763094">
          <w:rPr>
            <w:vanish/>
            <w:lang w:val="en-US"/>
            <w:rPrChange w:id="145" w:author="Utente di Microsoft Office" w:date="2018-06-19T17:40:00Z">
              <w:rPr>
                <w:vanish/>
              </w:rPr>
            </w:rPrChange>
          </w:rPr>
          <w:pgNum/>
        </w:r>
        <w:r w:rsidRPr="00763094">
          <w:rPr>
            <w:vanish/>
            <w:lang w:val="en-US"/>
            <w:rPrChange w:id="146" w:author="Utente di Microsoft Office" w:date="2018-06-19T17:40:00Z">
              <w:rPr>
                <w:vanish/>
              </w:rPr>
            </w:rPrChange>
          </w:rPr>
          <w:pgNum/>
        </w:r>
        <w:r w:rsidRPr="00763094">
          <w:rPr>
            <w:vanish/>
            <w:lang w:val="en-US"/>
            <w:rPrChange w:id="147" w:author="Utente di Microsoft Office" w:date="2018-06-19T17:40:00Z">
              <w:rPr>
                <w:vanish/>
              </w:rPr>
            </w:rPrChange>
          </w:rPr>
          <w:pgNum/>
        </w:r>
        <w:r w:rsidRPr="00763094">
          <w:rPr>
            <w:vanish/>
            <w:lang w:val="en-US"/>
            <w:rPrChange w:id="148" w:author="Utente di Microsoft Office" w:date="2018-06-19T17:40:00Z">
              <w:rPr>
                <w:vanish/>
              </w:rPr>
            </w:rPrChange>
          </w:rPr>
          <w:pgNum/>
        </w:r>
        <w:r w:rsidRPr="00763094">
          <w:rPr>
            <w:vanish/>
            <w:lang w:val="en-US"/>
            <w:rPrChange w:id="149" w:author="Utente di Microsoft Office" w:date="2018-06-19T17:40:00Z">
              <w:rPr>
                <w:vanish/>
              </w:rPr>
            </w:rPrChange>
          </w:rPr>
          <w:pgNum/>
        </w:r>
        <w:r w:rsidRPr="00763094">
          <w:rPr>
            <w:vanish/>
            <w:lang w:val="en-US"/>
            <w:rPrChange w:id="150" w:author="Utente di Microsoft Office" w:date="2018-06-19T17:40:00Z">
              <w:rPr>
                <w:vanish/>
              </w:rPr>
            </w:rPrChange>
          </w:rPr>
          <w:pgNum/>
        </w:r>
        <w:r w:rsidRPr="00763094">
          <w:rPr>
            <w:vanish/>
            <w:lang w:val="en-US"/>
            <w:rPrChange w:id="151" w:author="Utente di Microsoft Office" w:date="2018-06-19T17:40:00Z">
              <w:rPr>
                <w:vanish/>
              </w:rPr>
            </w:rPrChange>
          </w:rPr>
          <w:t xml:space="preserve"> are reeement configuration involving a ement </w:t>
        </w:r>
        <w:r w:rsidRPr="00763094">
          <w:rPr>
            <w:vanish/>
            <w:lang w:val="en-US"/>
            <w:rPrChange w:id="152" w:author="Utente di Microsoft Office" w:date="2018-06-19T17:40:00Z">
              <w:rPr>
                <w:vanish/>
              </w:rPr>
            </w:rPrChange>
          </w:rPr>
          <w:pgNum/>
        </w:r>
        <w:r w:rsidRPr="00763094">
          <w:rPr>
            <w:vanish/>
            <w:lang w:val="en-US"/>
            <w:rPrChange w:id="153" w:author="Utente di Microsoft Office" w:date="2018-06-19T17:40:00Z">
              <w:rPr>
                <w:vanish/>
              </w:rPr>
            </w:rPrChange>
          </w:rPr>
          <w:pgNum/>
        </w:r>
        <w:r w:rsidRPr="00763094">
          <w:rPr>
            <w:vanish/>
            <w:lang w:val="en-US"/>
            <w:rPrChange w:id="154" w:author="Utente di Microsoft Office" w:date="2018-06-19T17:40:00Z">
              <w:rPr>
                <w:vanish/>
              </w:rPr>
            </w:rPrChange>
          </w:rPr>
          <w:pgNum/>
        </w:r>
        <w:r w:rsidRPr="00763094">
          <w:rPr>
            <w:vanish/>
            <w:lang w:val="en-US"/>
            <w:rPrChange w:id="155" w:author="Utente di Microsoft Office" w:date="2018-06-19T17:40:00Z">
              <w:rPr>
                <w:vanish/>
              </w:rPr>
            </w:rPrChange>
          </w:rPr>
          <w:pgNum/>
        </w:r>
        <w:r w:rsidRPr="00763094">
          <w:rPr>
            <w:vanish/>
            <w:lang w:val="en-US"/>
            <w:rPrChange w:id="156" w:author="Utente di Microsoft Office" w:date="2018-06-19T17:40:00Z">
              <w:rPr>
                <w:vanish/>
              </w:rPr>
            </w:rPrChange>
          </w:rPr>
          <w:pgNum/>
        </w:r>
        <w:r w:rsidRPr="00763094">
          <w:rPr>
            <w:vanish/>
            <w:lang w:val="en-US"/>
            <w:rPrChange w:id="157" w:author="Utente di Microsoft Office" w:date="2018-06-19T17:40:00Z">
              <w:rPr>
                <w:vanish/>
              </w:rPr>
            </w:rPrChange>
          </w:rPr>
          <w:pgNum/>
        </w:r>
        <w:r w:rsidRPr="00763094">
          <w:rPr>
            <w:vanish/>
            <w:lang w:val="en-US"/>
            <w:rPrChange w:id="158" w:author="Utente di Microsoft Office" w:date="2018-06-19T17:40:00Z">
              <w:rPr>
                <w:vanish/>
              </w:rPr>
            </w:rPrChange>
          </w:rPr>
          <w:pgNum/>
        </w:r>
        <w:r w:rsidRPr="00763094">
          <w:rPr>
            <w:vanish/>
            <w:lang w:val="en-US"/>
            <w:rPrChange w:id="159" w:author="Utente di Microsoft Office" w:date="2018-06-19T17:40:00Z">
              <w:rPr>
                <w:vanish/>
              </w:rPr>
            </w:rPrChange>
          </w:rPr>
          <w:pgNum/>
        </w:r>
        <w:r w:rsidRPr="00763094">
          <w:rPr>
            <w:vanish/>
            <w:lang w:val="en-US"/>
            <w:rPrChange w:id="160" w:author="Utente di Microsoft Office" w:date="2018-06-19T17:40:00Z">
              <w:rPr>
                <w:vanish/>
              </w:rPr>
            </w:rPrChange>
          </w:rPr>
          <w:pgNum/>
        </w:r>
        <w:r w:rsidRPr="00763094">
          <w:rPr>
            <w:vanish/>
            <w:lang w:val="en-US"/>
            <w:rPrChange w:id="161" w:author="Utente di Microsoft Office" w:date="2018-06-19T17:40:00Z">
              <w:rPr>
                <w:vanish/>
              </w:rPr>
            </w:rPrChange>
          </w:rPr>
          <w:pgNum/>
        </w:r>
        <w:r w:rsidRPr="00763094">
          <w:rPr>
            <w:vanish/>
            <w:lang w:val="en-US"/>
            <w:rPrChange w:id="162" w:author="Utente di Microsoft Office" w:date="2018-06-19T17:40:00Z">
              <w:rPr>
                <w:vanish/>
              </w:rPr>
            </w:rPrChange>
          </w:rPr>
          <w:pgNum/>
        </w:r>
        <w:r w:rsidRPr="00763094">
          <w:rPr>
            <w:vanish/>
            <w:lang w:val="en-US"/>
            <w:rPrChange w:id="163" w:author="Utente di Microsoft Office" w:date="2018-06-19T17:40:00Z">
              <w:rPr>
                <w:vanish/>
              </w:rPr>
            </w:rPrChange>
          </w:rPr>
          <w:pgNum/>
        </w:r>
        <w:r w:rsidRPr="00763094">
          <w:rPr>
            <w:vanish/>
            <w:lang w:val="en-US"/>
            <w:rPrChange w:id="164" w:author="Utente di Microsoft Office" w:date="2018-06-19T17:40:00Z">
              <w:rPr>
                <w:vanish/>
              </w:rPr>
            </w:rPrChange>
          </w:rPr>
          <w:pgNum/>
        </w:r>
        <w:r w:rsidRPr="00763094">
          <w:rPr>
            <w:vanish/>
            <w:lang w:val="en-US"/>
            <w:rPrChange w:id="165" w:author="Utente di Microsoft Office" w:date="2018-06-19T17:40:00Z">
              <w:rPr>
                <w:vanish/>
              </w:rPr>
            </w:rPrChange>
          </w:rPr>
          <w:pgNum/>
        </w:r>
        <w:r w:rsidRPr="00763094">
          <w:rPr>
            <w:vanish/>
            <w:lang w:val="en-US"/>
            <w:rPrChange w:id="166" w:author="Utente di Microsoft Office" w:date="2018-06-19T17:40:00Z">
              <w:rPr>
                <w:vanish/>
              </w:rPr>
            </w:rPrChange>
          </w:rPr>
          <w:pgNum/>
        </w:r>
        <w:r w:rsidRPr="00763094">
          <w:rPr>
            <w:vanish/>
            <w:lang w:val="en-US"/>
            <w:rPrChange w:id="167" w:author="Utente di Microsoft Office" w:date="2018-06-19T17:40:00Z">
              <w:rPr>
                <w:vanish/>
              </w:rPr>
            </w:rPrChange>
          </w:rPr>
          <w:pgNum/>
        </w:r>
        <w:r w:rsidRPr="00763094">
          <w:rPr>
            <w:vanish/>
            <w:lang w:val="en-US"/>
            <w:rPrChange w:id="168" w:author="Utente di Microsoft Office" w:date="2018-06-19T17:40:00Z">
              <w:rPr>
                <w:vanish/>
              </w:rPr>
            </w:rPrChange>
          </w:rPr>
          <w:pgNum/>
        </w:r>
        <w:r w:rsidRPr="00763094">
          <w:rPr>
            <w:vanish/>
            <w:lang w:val="en-US"/>
            <w:rPrChange w:id="169" w:author="Utente di Microsoft Office" w:date="2018-06-19T17:40:00Z">
              <w:rPr>
                <w:vanish/>
              </w:rPr>
            </w:rPrChange>
          </w:rPr>
          <w:pgNum/>
        </w:r>
        <w:r w:rsidRPr="00763094">
          <w:rPr>
            <w:vanish/>
            <w:lang w:val="en-US"/>
            <w:rPrChange w:id="170" w:author="Utente di Microsoft Office" w:date="2018-06-19T17:40:00Z">
              <w:rPr>
                <w:vanish/>
              </w:rPr>
            </w:rPrChange>
          </w:rPr>
          <w:pgNum/>
        </w:r>
        <w:r w:rsidRPr="00763094">
          <w:rPr>
            <w:vanish/>
            <w:lang w:val="en-US"/>
            <w:rPrChange w:id="171" w:author="Utente di Microsoft Office" w:date="2018-06-19T17:40:00Z">
              <w:rPr>
                <w:vanish/>
              </w:rPr>
            </w:rPrChange>
          </w:rPr>
          <w:pgNum/>
        </w:r>
        <w:r w:rsidRPr="00763094">
          <w:rPr>
            <w:vanish/>
            <w:lang w:val="en-US"/>
            <w:rPrChange w:id="172" w:author="Utente di Microsoft Office" w:date="2018-06-19T17:40:00Z">
              <w:rPr>
                <w:vanish/>
              </w:rPr>
            </w:rPrChange>
          </w:rPr>
          <w:pgNum/>
        </w:r>
        <w:r w:rsidRPr="00763094">
          <w:rPr>
            <w:vanish/>
            <w:lang w:val="en-US"/>
            <w:rPrChange w:id="173" w:author="Utente di Microsoft Office" w:date="2018-06-19T17:40:00Z">
              <w:rPr>
                <w:vanish/>
              </w:rPr>
            </w:rPrChange>
          </w:rPr>
          <w:pgNum/>
        </w:r>
        <w:r w:rsidRPr="00763094">
          <w:rPr>
            <w:vanish/>
            <w:lang w:val="en-US"/>
            <w:rPrChange w:id="174" w:author="Utente di Microsoft Office" w:date="2018-06-19T17:40:00Z">
              <w:rPr>
                <w:vanish/>
              </w:rPr>
            </w:rPrChange>
          </w:rPr>
          <w:pgNum/>
        </w:r>
        <w:r w:rsidRPr="00763094">
          <w:rPr>
            <w:vanish/>
            <w:lang w:val="en-US"/>
            <w:rPrChange w:id="175" w:author="Utente di Microsoft Office" w:date="2018-06-19T17:40:00Z">
              <w:rPr>
                <w:vanish/>
              </w:rPr>
            </w:rPrChange>
          </w:rPr>
          <w:pgNum/>
        </w:r>
        <w:r w:rsidRPr="00763094">
          <w:rPr>
            <w:vanish/>
            <w:lang w:val="en-US"/>
            <w:rPrChange w:id="176" w:author="Utente di Microsoft Office" w:date="2018-06-19T17:40:00Z">
              <w:rPr>
                <w:vanish/>
              </w:rPr>
            </w:rPrChange>
          </w:rPr>
          <w:pgNum/>
        </w:r>
        <w:r w:rsidRPr="00763094">
          <w:rPr>
            <w:vanish/>
            <w:lang w:val="en-US"/>
            <w:rPrChange w:id="177" w:author="Utente di Microsoft Office" w:date="2018-06-19T17:40:00Z">
              <w:rPr>
                <w:vanish/>
              </w:rPr>
            </w:rPrChange>
          </w:rPr>
          <w:pgNum/>
        </w:r>
        <w:r w:rsidRPr="00763094">
          <w:rPr>
            <w:vanish/>
            <w:lang w:val="en-US"/>
            <w:rPrChange w:id="178" w:author="Utente di Microsoft Office" w:date="2018-06-19T17:40:00Z">
              <w:rPr>
                <w:vanish/>
              </w:rPr>
            </w:rPrChange>
          </w:rPr>
          <w:pgNum/>
        </w:r>
        <w:r w:rsidRPr="00763094">
          <w:rPr>
            <w:vanish/>
            <w:lang w:val="en-US"/>
            <w:rPrChange w:id="179" w:author="Utente di Microsoft Office" w:date="2018-06-19T17:40:00Z">
              <w:rPr>
                <w:vanish/>
              </w:rPr>
            </w:rPrChange>
          </w:rPr>
          <w:pgNum/>
        </w:r>
        <w:r w:rsidRPr="00763094">
          <w:rPr>
            <w:vanish/>
            <w:lang w:val="en-US"/>
            <w:rPrChange w:id="180" w:author="Utente di Microsoft Office" w:date="2018-06-19T17:40:00Z">
              <w:rPr>
                <w:vanish/>
              </w:rPr>
            </w:rPrChange>
          </w:rPr>
          <w:pgNum/>
        </w:r>
        <w:r w:rsidRPr="00763094">
          <w:rPr>
            <w:vanish/>
            <w:lang w:val="en-US"/>
            <w:rPrChange w:id="181" w:author="Utente di Microsoft Office" w:date="2018-06-19T17:40:00Z">
              <w:rPr>
                <w:vanish/>
              </w:rPr>
            </w:rPrChange>
          </w:rPr>
          <w:pgNum/>
        </w:r>
        <w:r w:rsidRPr="00763094">
          <w:rPr>
            <w:vanish/>
            <w:lang w:val="en-US"/>
            <w:rPrChange w:id="182" w:author="Utente di Microsoft Office" w:date="2018-06-19T17:40:00Z">
              <w:rPr>
                <w:vanish/>
              </w:rPr>
            </w:rPrChange>
          </w:rPr>
          <w:pgNum/>
        </w:r>
        <w:r w:rsidRPr="00763094">
          <w:rPr>
            <w:vanish/>
            <w:lang w:val="en-US"/>
            <w:rPrChange w:id="183" w:author="Utente di Microsoft Office" w:date="2018-06-19T17:40:00Z">
              <w:rPr>
                <w:vanish/>
              </w:rPr>
            </w:rPrChange>
          </w:rPr>
          <w:pgNum/>
        </w:r>
        <w:r w:rsidRPr="00763094">
          <w:rPr>
            <w:vanish/>
            <w:lang w:val="en-US"/>
            <w:rPrChange w:id="184" w:author="Utente di Microsoft Office" w:date="2018-06-19T17:40:00Z">
              <w:rPr>
                <w:vanish/>
              </w:rPr>
            </w:rPrChange>
          </w:rPr>
          <w:pgNum/>
        </w:r>
        <w:r w:rsidRPr="00763094">
          <w:rPr>
            <w:vanish/>
            <w:lang w:val="en-US"/>
            <w:rPrChange w:id="185" w:author="Utente di Microsoft Office" w:date="2018-06-19T17:40:00Z">
              <w:rPr>
                <w:vanish/>
              </w:rPr>
            </w:rPrChange>
          </w:rPr>
          <w:pgNum/>
        </w:r>
        <w:r w:rsidRPr="00763094">
          <w:rPr>
            <w:vanish/>
            <w:lang w:val="en-US"/>
            <w:rPrChange w:id="186" w:author="Utente di Microsoft Office" w:date="2018-06-19T17:40:00Z">
              <w:rPr>
                <w:vanish/>
              </w:rPr>
            </w:rPrChange>
          </w:rPr>
          <w:pgNum/>
        </w:r>
        <w:r w:rsidRPr="00763094">
          <w:rPr>
            <w:vanish/>
            <w:lang w:val="en-US"/>
            <w:rPrChange w:id="187" w:author="Utente di Microsoft Office" w:date="2018-06-19T17:40:00Z">
              <w:rPr>
                <w:vanish/>
              </w:rPr>
            </w:rPrChange>
          </w:rPr>
          <w:pgNum/>
        </w:r>
        <w:r w:rsidRPr="00763094">
          <w:rPr>
            <w:vanish/>
            <w:lang w:val="en-US"/>
            <w:rPrChange w:id="188" w:author="Utente di Microsoft Office" w:date="2018-06-19T17:40:00Z">
              <w:rPr>
                <w:vanish/>
              </w:rPr>
            </w:rPrChange>
          </w:rPr>
          <w:pgNum/>
        </w:r>
        <w:r w:rsidRPr="00763094">
          <w:rPr>
            <w:vanish/>
            <w:lang w:val="en-US"/>
            <w:rPrChange w:id="189" w:author="Utente di Microsoft Office" w:date="2018-06-19T17:40:00Z">
              <w:rPr>
                <w:vanish/>
              </w:rPr>
            </w:rPrChange>
          </w:rPr>
          <w:pgNum/>
        </w:r>
        <w:r w:rsidRPr="00763094">
          <w:rPr>
            <w:vanish/>
            <w:lang w:val="en-US"/>
            <w:rPrChange w:id="190" w:author="Utente di Microsoft Office" w:date="2018-06-19T17:40:00Z">
              <w:rPr>
                <w:vanish/>
              </w:rPr>
            </w:rPrChange>
          </w:rPr>
          <w:pgNum/>
        </w:r>
        <w:r w:rsidRPr="00763094">
          <w:rPr>
            <w:vanish/>
            <w:lang w:val="en-US"/>
            <w:rPrChange w:id="191" w:author="Utente di Microsoft Office" w:date="2018-06-19T17:40:00Z">
              <w:rPr>
                <w:vanish/>
              </w:rPr>
            </w:rPrChange>
          </w:rPr>
          <w:pgNum/>
        </w:r>
        <w:r w:rsidRPr="00763094">
          <w:rPr>
            <w:vanish/>
            <w:lang w:val="en-US"/>
            <w:rPrChange w:id="192" w:author="Utente di Microsoft Office" w:date="2018-06-19T17:40:00Z">
              <w:rPr>
                <w:vanish/>
              </w:rPr>
            </w:rPrChange>
          </w:rPr>
          <w:pgNum/>
        </w:r>
        <w:r w:rsidRPr="00763094">
          <w:rPr>
            <w:vanish/>
            <w:lang w:val="en-US"/>
            <w:rPrChange w:id="193" w:author="Utente di Microsoft Office" w:date="2018-06-19T17:40:00Z">
              <w:rPr>
                <w:vanish/>
              </w:rPr>
            </w:rPrChange>
          </w:rPr>
          <w:pgNum/>
        </w:r>
        <w:r w:rsidRPr="00763094">
          <w:rPr>
            <w:vanish/>
            <w:lang w:val="en-US"/>
            <w:rPrChange w:id="194" w:author="Utente di Microsoft Office" w:date="2018-06-19T17:40:00Z">
              <w:rPr>
                <w:vanish/>
              </w:rPr>
            </w:rPrChange>
          </w:rPr>
          <w:pgNum/>
        </w:r>
        <w:r w:rsidRPr="00763094">
          <w:rPr>
            <w:vanish/>
            <w:lang w:val="en-US"/>
            <w:rPrChange w:id="195" w:author="Utente di Microsoft Office" w:date="2018-06-19T17:40:00Z">
              <w:rPr>
                <w:vanish/>
              </w:rPr>
            </w:rPrChange>
          </w:rPr>
          <w:pgNum/>
        </w:r>
        <w:r w:rsidRPr="00763094">
          <w:rPr>
            <w:vanish/>
            <w:lang w:val="en-US"/>
            <w:rPrChange w:id="196" w:author="Utente di Microsoft Office" w:date="2018-06-19T17:40:00Z">
              <w:rPr>
                <w:vanish/>
              </w:rPr>
            </w:rPrChange>
          </w:rPr>
          <w:pgNum/>
        </w:r>
        <w:r w:rsidRPr="00763094">
          <w:rPr>
            <w:vanish/>
            <w:lang w:val="en-US"/>
            <w:rPrChange w:id="197" w:author="Utente di Microsoft Office" w:date="2018-06-19T17:40:00Z">
              <w:rPr>
                <w:vanish/>
              </w:rPr>
            </w:rPrChange>
          </w:rPr>
          <w:pgNum/>
        </w:r>
        <w:r w:rsidRPr="00763094">
          <w:rPr>
            <w:vanish/>
            <w:lang w:val="en-US"/>
            <w:rPrChange w:id="198" w:author="Utente di Microsoft Office" w:date="2018-06-19T17:40:00Z">
              <w:rPr>
                <w:vanish/>
              </w:rPr>
            </w:rPrChange>
          </w:rPr>
          <w:pgNum/>
        </w:r>
        <w:r w:rsidRPr="00763094">
          <w:rPr>
            <w:vanish/>
            <w:lang w:val="en-US"/>
            <w:rPrChange w:id="199" w:author="Utente di Microsoft Office" w:date="2018-06-19T17:40:00Z">
              <w:rPr>
                <w:vanish/>
              </w:rPr>
            </w:rPrChange>
          </w:rPr>
          <w:pgNum/>
        </w:r>
        <w:r w:rsidRPr="00763094">
          <w:rPr>
            <w:vanish/>
            <w:lang w:val="en-US"/>
            <w:rPrChange w:id="200" w:author="Utente di Microsoft Office" w:date="2018-06-19T17:40:00Z">
              <w:rPr>
                <w:vanish/>
              </w:rPr>
            </w:rPrChange>
          </w:rPr>
          <w:pgNum/>
        </w:r>
        <w:r w:rsidRPr="00763094">
          <w:rPr>
            <w:vanish/>
            <w:lang w:val="en-US"/>
            <w:rPrChange w:id="201" w:author="Utente di Microsoft Office" w:date="2018-06-19T17:40:00Z">
              <w:rPr>
                <w:vanish/>
              </w:rPr>
            </w:rPrChange>
          </w:rPr>
          <w:pgNum/>
        </w:r>
      </w:ins>
    </w:p>
  </w:footnote>
  <w:footnote w:id="2">
    <w:p w14:paraId="17B4F381" w14:textId="77777777" w:rsidR="0018090E" w:rsidRPr="00454024" w:rsidRDefault="0018090E" w:rsidP="00451329">
      <w:pPr>
        <w:pStyle w:val="aa"/>
        <w:suppressLineNumbers w:val="0"/>
        <w:tabs>
          <w:tab w:val="left" w:pos="0"/>
        </w:tabs>
        <w:spacing w:line="276" w:lineRule="auto"/>
        <w:ind w:left="0" w:firstLine="0"/>
        <w:jc w:val="both"/>
        <w:rPr>
          <w:lang w:val="en-US"/>
        </w:rPr>
      </w:pPr>
      <w:r w:rsidRPr="00EA7C43">
        <w:rPr>
          <w:rStyle w:val="a4"/>
          <w:sz w:val="20"/>
          <w:lang w:val="en-US"/>
        </w:rPr>
        <w:footnoteRef/>
      </w:r>
      <w:r w:rsidRPr="00EA7C43">
        <w:rPr>
          <w:lang w:val="en-US"/>
        </w:rPr>
        <w:t xml:space="preserve"> Similar patterns are found in the varieties from the same area (i.e. in the south-east of Bari, in A: Mola di Bari, Rutigliano, Castellana, Turi). Throughout the paper we will refer mainly to the variety of Conversano, but we will also sketch some relevan</w:t>
      </w:r>
      <w:r w:rsidRPr="00454024">
        <w:rPr>
          <w:lang w:val="en-US"/>
        </w:rPr>
        <w:t>t differences between the variety of Conversano and some other varieties of the same group in §1.</w:t>
      </w:r>
    </w:p>
  </w:footnote>
  <w:footnote w:id="3">
    <w:p w14:paraId="13EE6BE4" w14:textId="77777777" w:rsidR="0018090E" w:rsidRPr="00763094" w:rsidRDefault="0018090E" w:rsidP="00451329">
      <w:pPr>
        <w:pStyle w:val="aa"/>
        <w:suppressLineNumbers w:val="0"/>
        <w:tabs>
          <w:tab w:val="left" w:pos="0"/>
        </w:tabs>
        <w:spacing w:line="276" w:lineRule="auto"/>
        <w:ind w:left="0" w:firstLine="0"/>
        <w:jc w:val="both"/>
        <w:rPr>
          <w:lang w:val="en-US"/>
        </w:rPr>
      </w:pPr>
      <w:r w:rsidRPr="00EA7C43">
        <w:rPr>
          <w:rStyle w:val="a4"/>
          <w:sz w:val="20"/>
          <w:lang w:val="en-US"/>
        </w:rPr>
        <w:footnoteRef/>
      </w:r>
      <w:r w:rsidRPr="00EA7C43">
        <w:rPr>
          <w:lang w:val="en-US"/>
        </w:rPr>
        <w:t xml:space="preserve"> As suggested by an anonymous reviewer, this construction apparently shares the derivation of hyper-raising constructions (Harford &amp; Perez </w:t>
      </w:r>
      <w:r w:rsidRPr="00B940E5">
        <w:rPr>
          <w:lang w:val="en-US"/>
        </w:rPr>
        <w:t xml:space="preserve">1985; Martin &amp; Nunes 2005; Nunes 2008; Zeller 2006), but there are few elements that allow us to take them as non- hyper raising constructions. In this paper we are dealing mainly with the auxiliary </w:t>
      </w:r>
      <w:r w:rsidRPr="00B940E5">
        <w:rPr>
          <w:i/>
          <w:lang w:val="en-US"/>
        </w:rPr>
        <w:t>stare</w:t>
      </w:r>
      <w:r w:rsidRPr="00B940E5">
        <w:rPr>
          <w:lang w:val="en-US"/>
        </w:rPr>
        <w:t xml:space="preserve"> (=‘stay’) in the progressive constructions, which is not a raising predicate. Furthermore, in many Southern Italian varieties these constructions are also found with motion verbs (</w:t>
      </w:r>
      <w:r w:rsidRPr="00B940E5">
        <w:rPr>
          <w:i/>
          <w:lang w:val="en-US"/>
        </w:rPr>
        <w:t>go</w:t>
      </w:r>
      <w:r w:rsidRPr="00B940E5">
        <w:rPr>
          <w:lang w:val="en-US"/>
        </w:rPr>
        <w:t xml:space="preserve">, </w:t>
      </w:r>
      <w:r w:rsidRPr="00B940E5">
        <w:rPr>
          <w:i/>
          <w:lang w:val="en-US"/>
        </w:rPr>
        <w:t>come</w:t>
      </w:r>
      <w:r w:rsidRPr="00B940E5">
        <w:rPr>
          <w:lang w:val="en-US"/>
        </w:rPr>
        <w:t>) or modal auxiliaries (</w:t>
      </w:r>
      <w:r w:rsidRPr="00B940E5">
        <w:rPr>
          <w:i/>
          <w:lang w:val="en-US"/>
        </w:rPr>
        <w:t>want</w:t>
      </w:r>
      <w:r w:rsidRPr="00B940E5">
        <w:rPr>
          <w:lang w:val="en-US"/>
        </w:rPr>
        <w:t>) (Manzini &amp; Savoia 2005; Di Caro &amp; Giusti 2015; Manzini, Lorusso &amp; Savoia 2017; Cardinaletti &amp; Giusti to appear), but no genuine raising predicate is involved. The subject is base-generated (and case-assigned) under the T of the matrix verb. One more contrast with hyper-raising constructions is that no expletive counterpart of the sentences is available in the languages under analysis (or any version with embedded subjects). These constructions share more similarities with finite control constructions found in Balkan languages (Landau 2004; 2013; Manzini &amp; Rousssou 2000) and in Southern Italian varieties (Manzini &amp; Savoia 2005; Ledgeway 2015).</w:t>
      </w:r>
      <w:r w:rsidRPr="00763094">
        <w:rPr>
          <w:lang w:val="en-US"/>
        </w:rPr>
        <w:t xml:space="preserve"> </w:t>
      </w:r>
    </w:p>
    <w:p w14:paraId="3CADBD01" w14:textId="77777777" w:rsidR="0018090E" w:rsidRPr="00763094" w:rsidRDefault="0018090E" w:rsidP="00451329">
      <w:pPr>
        <w:pStyle w:val="aa"/>
        <w:suppressLineNumbers w:val="0"/>
        <w:tabs>
          <w:tab w:val="left" w:pos="0"/>
        </w:tabs>
        <w:spacing w:line="276" w:lineRule="auto"/>
        <w:ind w:left="0" w:firstLine="0"/>
        <w:jc w:val="both"/>
        <w:rPr>
          <w:lang w:val="en-US"/>
        </w:rPr>
      </w:pPr>
    </w:p>
    <w:p w14:paraId="7038AB86" w14:textId="77777777" w:rsidR="0018090E" w:rsidRPr="00763094" w:rsidRDefault="0018090E" w:rsidP="00451329">
      <w:pPr>
        <w:pStyle w:val="aa"/>
        <w:suppressLineNumbers w:val="0"/>
        <w:tabs>
          <w:tab w:val="left" w:pos="0"/>
        </w:tabs>
        <w:spacing w:line="276" w:lineRule="auto"/>
        <w:ind w:left="0" w:firstLine="0"/>
        <w:jc w:val="both"/>
        <w:rPr>
          <w:lang w:val="en-US"/>
        </w:rPr>
      </w:pPr>
    </w:p>
  </w:footnote>
  <w:footnote w:id="4">
    <w:p w14:paraId="49191D8E" w14:textId="77777777" w:rsidR="0018090E" w:rsidRPr="00454024" w:rsidRDefault="0018090E" w:rsidP="00451329">
      <w:pPr>
        <w:pStyle w:val="aa"/>
        <w:suppressLineNumbers w:val="0"/>
        <w:tabs>
          <w:tab w:val="left" w:pos="0"/>
        </w:tabs>
        <w:spacing w:line="276" w:lineRule="auto"/>
        <w:ind w:left="0" w:firstLine="0"/>
        <w:jc w:val="both"/>
        <w:rPr>
          <w:lang w:val="en-US"/>
        </w:rPr>
      </w:pPr>
      <w:r w:rsidRPr="00EA7C43">
        <w:rPr>
          <w:rStyle w:val="a4"/>
          <w:sz w:val="20"/>
          <w:lang w:val="en-US"/>
        </w:rPr>
        <w:footnoteRef/>
      </w:r>
      <w:r w:rsidRPr="00EA7C43">
        <w:rPr>
          <w:lang w:val="en-US"/>
        </w:rPr>
        <w:t xml:space="preserve"> In the terms of Cruschina (2013), these are Double Inflected Constructions.</w:t>
      </w:r>
    </w:p>
  </w:footnote>
  <w:footnote w:id="5">
    <w:p w14:paraId="638F9D63" w14:textId="77777777" w:rsidR="0018090E" w:rsidRPr="00454024" w:rsidRDefault="0018090E" w:rsidP="00451329">
      <w:pPr>
        <w:pStyle w:val="aa"/>
        <w:suppressLineNumbers w:val="0"/>
        <w:tabs>
          <w:tab w:val="left" w:pos="0"/>
        </w:tabs>
        <w:spacing w:line="276" w:lineRule="auto"/>
        <w:ind w:left="0" w:firstLine="0"/>
        <w:jc w:val="both"/>
        <w:rPr>
          <w:lang w:val="en-US"/>
        </w:rPr>
      </w:pPr>
      <w:r w:rsidRPr="00763094">
        <w:rPr>
          <w:rStyle w:val="a4"/>
          <w:sz w:val="20"/>
          <w:lang w:val="en-US"/>
        </w:rPr>
        <w:footnoteRef/>
      </w:r>
      <w:r w:rsidRPr="00763094">
        <w:rPr>
          <w:lang w:val="en-US"/>
        </w:rPr>
        <w:t xml:space="preserve"> Other varieties have the very same paradigm with respect to the lack of an aspectual infinitive construction for the 1st and 2nd persons plural and with past tenses and imperatives: the varieties of Castellana, Turi, Rutigliano, Mola and Poligano. These t</w:t>
      </w:r>
      <w:r w:rsidRPr="00EA7C43">
        <w:rPr>
          <w:lang w:val="en-US"/>
        </w:rPr>
        <w:t xml:space="preserve">owns are also in the south-eastern part of Bari. </w:t>
      </w:r>
    </w:p>
  </w:footnote>
  <w:footnote w:id="6">
    <w:p w14:paraId="5CE6473B" w14:textId="44AA1395" w:rsidR="0018090E" w:rsidRPr="00763094" w:rsidRDefault="0018090E" w:rsidP="004A33AE">
      <w:pPr>
        <w:pStyle w:val="aa"/>
        <w:ind w:left="0" w:firstLine="0"/>
        <w:rPr>
          <w:lang w:val="en-US"/>
          <w:rPrChange w:id="329" w:author="Utente di Microsoft Office" w:date="2018-06-19T17:40:00Z">
            <w:rPr/>
          </w:rPrChange>
        </w:rPr>
      </w:pPr>
      <w:ins w:id="330" w:author="Utente di Microsoft Office" w:date="2018-06-19T17:23:00Z">
        <w:r w:rsidRPr="00763094">
          <w:rPr>
            <w:rStyle w:val="a4"/>
            <w:lang w:val="en-US"/>
            <w:rPrChange w:id="331" w:author="Utente di Microsoft Office" w:date="2018-06-19T17:40:00Z">
              <w:rPr>
                <w:rStyle w:val="a4"/>
                <w:szCs w:val="24"/>
              </w:rPr>
            </w:rPrChange>
          </w:rPr>
          <w:footnoteRef/>
        </w:r>
        <w:r w:rsidRPr="00763094">
          <w:rPr>
            <w:lang w:val="en-US"/>
            <w:rPrChange w:id="332" w:author="Utente di Microsoft Office" w:date="2018-06-19T17:40:00Z">
              <w:rPr>
                <w:sz w:val="24"/>
                <w:szCs w:val="24"/>
              </w:rPr>
            </w:rPrChange>
          </w:rPr>
          <w:t xml:space="preserve"> </w:t>
        </w:r>
      </w:ins>
      <w:ins w:id="333" w:author="Utente di Microsoft Office" w:date="2018-06-19T17:27:00Z">
        <w:r w:rsidRPr="00763094">
          <w:rPr>
            <w:lang w:val="en-US"/>
            <w:rPrChange w:id="334" w:author="Utente di Microsoft Office" w:date="2018-06-19T17:40:00Z">
              <w:rPr>
                <w:sz w:val="24"/>
                <w:szCs w:val="24"/>
                <w:lang w:val="it-IT"/>
              </w:rPr>
            </w:rPrChange>
          </w:rPr>
          <w:t>Following the data of Manzini et al.</w:t>
        </w:r>
      </w:ins>
      <w:ins w:id="335" w:author="Matthew Reeve" w:date="2018-06-20T11:58:00Z">
        <w:r>
          <w:rPr>
            <w:lang w:val="en-US"/>
          </w:rPr>
          <w:t xml:space="preserve"> </w:t>
        </w:r>
      </w:ins>
      <w:ins w:id="336" w:author="Utente di Microsoft Office" w:date="2018-06-19T17:27:00Z">
        <w:r w:rsidRPr="00763094">
          <w:rPr>
            <w:lang w:val="en-US"/>
            <w:rPrChange w:id="337" w:author="Utente di Microsoft Office" w:date="2018-06-19T17:40:00Z">
              <w:rPr>
                <w:sz w:val="24"/>
                <w:szCs w:val="24"/>
                <w:lang w:val="it-IT"/>
              </w:rPr>
            </w:rPrChange>
          </w:rPr>
          <w:t>(2017)</w:t>
        </w:r>
      </w:ins>
      <w:ins w:id="338" w:author="Matthew Reeve" w:date="2018-06-20T11:58:00Z">
        <w:r>
          <w:rPr>
            <w:lang w:val="en-US"/>
          </w:rPr>
          <w:t>,</w:t>
        </w:r>
      </w:ins>
      <w:ins w:id="339" w:author="Utente di Microsoft Office" w:date="2018-06-19T17:27:00Z">
        <w:r w:rsidRPr="00763094">
          <w:rPr>
            <w:lang w:val="en-US"/>
            <w:rPrChange w:id="340" w:author="Utente di Microsoft Office" w:date="2018-06-19T17:40:00Z">
              <w:rPr>
                <w:sz w:val="24"/>
                <w:szCs w:val="24"/>
                <w:lang w:val="it-IT"/>
              </w:rPr>
            </w:rPrChange>
          </w:rPr>
          <w:t xml:space="preserve"> we </w:t>
        </w:r>
      </w:ins>
      <w:ins w:id="341" w:author="Utente di Microsoft Office" w:date="2018-06-19T17:42:00Z">
        <w:r>
          <w:rPr>
            <w:lang w:val="en-US"/>
          </w:rPr>
          <w:t>can find</w:t>
        </w:r>
        <w:del w:id="342" w:author="Matthew Reeve" w:date="2018-06-20T11:58:00Z">
          <w:r w:rsidDel="00B940E5">
            <w:rPr>
              <w:lang w:val="en-US"/>
            </w:rPr>
            <w:delText xml:space="preserve"> </w:delText>
          </w:r>
        </w:del>
      </w:ins>
      <w:ins w:id="343" w:author="Utente di Microsoft Office" w:date="2018-06-19T17:27:00Z">
        <w:r w:rsidRPr="00763094">
          <w:rPr>
            <w:lang w:val="en-US"/>
            <w:rPrChange w:id="344" w:author="Utente di Microsoft Office" w:date="2018-06-19T17:40:00Z">
              <w:rPr>
                <w:sz w:val="24"/>
                <w:szCs w:val="24"/>
                <w:lang w:val="it-IT"/>
              </w:rPr>
            </w:rPrChange>
          </w:rPr>
          <w:t xml:space="preserve"> only </w:t>
        </w:r>
      </w:ins>
      <w:ins w:id="345" w:author="Matthew Reeve" w:date="2018-06-20T11:59:00Z">
        <w:r>
          <w:rPr>
            <w:lang w:val="en-US"/>
          </w:rPr>
          <w:t>two</w:t>
        </w:r>
      </w:ins>
      <w:ins w:id="346" w:author="Utente di Microsoft Office" w:date="2018-06-19T17:27:00Z">
        <w:del w:id="347" w:author="Matthew Reeve" w:date="2018-06-20T11:59:00Z">
          <w:r w:rsidRPr="00763094" w:rsidDel="00B940E5">
            <w:rPr>
              <w:lang w:val="en-US"/>
              <w:rPrChange w:id="348" w:author="Utente di Microsoft Office" w:date="2018-06-19T17:40:00Z">
                <w:rPr>
                  <w:sz w:val="24"/>
                  <w:szCs w:val="24"/>
                  <w:lang w:val="it-IT"/>
                </w:rPr>
              </w:rPrChange>
            </w:rPr>
            <w:delText>few</w:delText>
          </w:r>
        </w:del>
        <w:r w:rsidRPr="00763094">
          <w:rPr>
            <w:lang w:val="en-US"/>
            <w:rPrChange w:id="349" w:author="Utente di Microsoft Office" w:date="2018-06-19T17:40:00Z">
              <w:rPr>
                <w:sz w:val="24"/>
                <w:szCs w:val="24"/>
                <w:lang w:val="it-IT"/>
              </w:rPr>
            </w:rPrChange>
          </w:rPr>
          <w:t xml:space="preserve"> varieties </w:t>
        </w:r>
      </w:ins>
      <w:ins w:id="350" w:author="Utente di Microsoft Office" w:date="2018-06-19T17:28:00Z">
        <w:r w:rsidRPr="00763094">
          <w:rPr>
            <w:lang w:val="en-US"/>
            <w:rPrChange w:id="351" w:author="Utente di Microsoft Office" w:date="2018-06-19T17:40:00Z">
              <w:rPr>
                <w:sz w:val="24"/>
                <w:szCs w:val="24"/>
                <w:lang w:val="it-IT"/>
              </w:rPr>
            </w:rPrChange>
          </w:rPr>
          <w:t xml:space="preserve">in which both the </w:t>
        </w:r>
      </w:ins>
      <w:ins w:id="352" w:author="Utente di Microsoft Office" w:date="2018-06-19T17:37:00Z">
        <w:r w:rsidRPr="00763094">
          <w:rPr>
            <w:lang w:val="en-US"/>
            <w:rPrChange w:id="353" w:author="Utente di Microsoft Office" w:date="2018-06-19T17:40:00Z">
              <w:rPr>
                <w:sz w:val="24"/>
                <w:szCs w:val="24"/>
                <w:lang w:val="it-IT"/>
              </w:rPr>
            </w:rPrChange>
          </w:rPr>
          <w:t xml:space="preserve">matrix auxiliary and the </w:t>
        </w:r>
      </w:ins>
      <w:ins w:id="354" w:author="Utente di Microsoft Office" w:date="2018-06-19T17:27:00Z">
        <w:r w:rsidRPr="00763094">
          <w:rPr>
            <w:lang w:val="en-US"/>
            <w:rPrChange w:id="355" w:author="Utente di Microsoft Office" w:date="2018-06-19T17:40:00Z">
              <w:rPr>
                <w:sz w:val="24"/>
                <w:szCs w:val="24"/>
                <w:lang w:val="it-IT"/>
              </w:rPr>
            </w:rPrChange>
          </w:rPr>
          <w:t xml:space="preserve">embedded verb </w:t>
        </w:r>
      </w:ins>
      <w:ins w:id="356" w:author="Utente di Microsoft Office" w:date="2018-06-19T17:37:00Z">
        <w:r w:rsidRPr="00763094">
          <w:rPr>
            <w:lang w:val="en-US"/>
          </w:rPr>
          <w:t>show the full infle</w:t>
        </w:r>
        <w:r w:rsidRPr="00763094">
          <w:rPr>
            <w:lang w:val="en-US"/>
            <w:rPrChange w:id="357" w:author="Utente di Microsoft Office" w:date="2018-06-19T17:40:00Z">
              <w:rPr>
                <w:sz w:val="24"/>
                <w:szCs w:val="24"/>
                <w:lang w:val="it-IT"/>
              </w:rPr>
            </w:rPrChange>
          </w:rPr>
          <w:t>ctional paradigm (with no</w:t>
        </w:r>
      </w:ins>
      <w:ins w:id="358" w:author="Utente di Microsoft Office" w:date="2018-06-19T17:39:00Z">
        <w:r w:rsidRPr="00763094">
          <w:rPr>
            <w:lang w:val="en-US"/>
          </w:rPr>
          <w:t xml:space="preserve"> specializ</w:t>
        </w:r>
        <w:r w:rsidRPr="00763094">
          <w:rPr>
            <w:lang w:val="en-US"/>
            <w:rPrChange w:id="359" w:author="Utente di Microsoft Office" w:date="2018-06-19T17:40:00Z">
              <w:rPr>
                <w:sz w:val="24"/>
                <w:szCs w:val="24"/>
                <w:lang w:val="it-IT"/>
              </w:rPr>
            </w:rPrChange>
          </w:rPr>
          <w:t xml:space="preserve">ed forms </w:t>
        </w:r>
      </w:ins>
      <w:ins w:id="360" w:author="Utente di Microsoft Office" w:date="2018-06-19T17:40:00Z">
        <w:r>
          <w:rPr>
            <w:lang w:val="en-US"/>
          </w:rPr>
          <w:t>for the auxiliary)</w:t>
        </w:r>
      </w:ins>
      <w:ins w:id="361" w:author="Utente di Microsoft Office" w:date="2018-06-19T17:42:00Z">
        <w:r>
          <w:rPr>
            <w:lang w:val="en-US"/>
          </w:rPr>
          <w:t>:</w:t>
        </w:r>
      </w:ins>
      <w:ins w:id="362" w:author="Matthew Reeve" w:date="2018-06-20T11:58:00Z">
        <w:r>
          <w:rPr>
            <w:lang w:val="en-US"/>
          </w:rPr>
          <w:t xml:space="preserve"> </w:t>
        </w:r>
      </w:ins>
      <w:ins w:id="363" w:author="Utente di Microsoft Office" w:date="2018-06-19T17:42:00Z">
        <w:r>
          <w:rPr>
            <w:lang w:val="en-US"/>
          </w:rPr>
          <w:t xml:space="preserve">the Apulian variety of </w:t>
        </w:r>
      </w:ins>
      <w:ins w:id="364" w:author="Utente di Microsoft Office" w:date="2018-06-19T17:43:00Z">
        <w:r>
          <w:rPr>
            <w:lang w:val="en-US"/>
          </w:rPr>
          <w:t xml:space="preserve">Torre S. Susanna and </w:t>
        </w:r>
      </w:ins>
      <w:ins w:id="365" w:author="Utente di Microsoft Office" w:date="2018-06-19T17:44:00Z">
        <w:r>
          <w:rPr>
            <w:lang w:val="en-US"/>
          </w:rPr>
          <w:t>the Sicilian variety of Modica</w:t>
        </w:r>
      </w:ins>
      <w:ins w:id="366" w:author="Utente di Microsoft Office" w:date="2018-06-19T17:27:00Z">
        <w:r w:rsidRPr="00763094">
          <w:rPr>
            <w:lang w:val="en-US"/>
            <w:rPrChange w:id="367" w:author="Utente di Microsoft Office" w:date="2018-06-19T17:40:00Z">
              <w:rPr>
                <w:sz w:val="24"/>
                <w:szCs w:val="24"/>
                <w:lang w:val="it-IT"/>
              </w:rPr>
            </w:rPrChange>
          </w:rPr>
          <w:t xml:space="preserve">. Nevertheless, there is a single example of the matrix verb bearing </w:t>
        </w:r>
      </w:ins>
      <w:ins w:id="368" w:author="Utente di Microsoft Office" w:date="2018-06-19T17:41:00Z">
        <w:r>
          <w:rPr>
            <w:lang w:val="en-US"/>
          </w:rPr>
          <w:t xml:space="preserve">the full inflectional </w:t>
        </w:r>
      </w:ins>
      <w:ins w:id="369" w:author="Utente di Microsoft Office" w:date="2018-06-19T17:27:00Z">
        <w:r w:rsidRPr="00763094">
          <w:rPr>
            <w:lang w:val="en-US"/>
            <w:rPrChange w:id="370" w:author="Utente di Microsoft Office" w:date="2018-06-19T17:40:00Z">
              <w:rPr>
                <w:sz w:val="24"/>
                <w:szCs w:val="24"/>
                <w:lang w:val="it-IT"/>
              </w:rPr>
            </w:rPrChange>
          </w:rPr>
          <w:t>specifications to the exclusion of the embedded verb</w:t>
        </w:r>
      </w:ins>
      <w:ins w:id="371" w:author="Matthew Reeve" w:date="2018-06-20T11:59:00Z">
        <w:r>
          <w:rPr>
            <w:lang w:val="en-US"/>
          </w:rPr>
          <w:t>,</w:t>
        </w:r>
      </w:ins>
      <w:ins w:id="372" w:author="Utente di Microsoft Office" w:date="2018-06-19T17:27:00Z">
        <w:r w:rsidRPr="00763094">
          <w:rPr>
            <w:lang w:val="en-US"/>
            <w:rPrChange w:id="373" w:author="Utente di Microsoft Office" w:date="2018-06-19T17:40:00Z">
              <w:rPr>
                <w:sz w:val="24"/>
                <w:szCs w:val="24"/>
                <w:lang w:val="it-IT"/>
              </w:rPr>
            </w:rPrChange>
          </w:rPr>
          <w:t xml:space="preserve"> namely Carmiano</w:t>
        </w:r>
      </w:ins>
      <w:ins w:id="374" w:author="Utente di Microsoft Office" w:date="2018-06-19T17:44:00Z">
        <w:r>
          <w:rPr>
            <w:lang w:val="en-US"/>
          </w:rPr>
          <w:t xml:space="preserve"> (Apulia)</w:t>
        </w:r>
      </w:ins>
      <w:ins w:id="375" w:author="Utente di Microsoft Office" w:date="2018-06-19T17:45:00Z">
        <w:r>
          <w:rPr>
            <w:lang w:val="en-US"/>
          </w:rPr>
          <w:t xml:space="preserve">. For a detailed analysis </w:t>
        </w:r>
        <w:del w:id="376" w:author="Matthew Reeve" w:date="2018-06-20T11:59:00Z">
          <w:r w:rsidDel="000F65A3">
            <w:rPr>
              <w:lang w:val="en-US"/>
            </w:rPr>
            <w:delText>on</w:delText>
          </w:r>
        </w:del>
      </w:ins>
      <w:ins w:id="377" w:author="Matthew Reeve" w:date="2018-06-20T11:59:00Z">
        <w:r>
          <w:rPr>
            <w:lang w:val="en-US"/>
          </w:rPr>
          <w:t>of</w:t>
        </w:r>
      </w:ins>
      <w:ins w:id="378" w:author="Utente di Microsoft Office" w:date="2018-06-19T17:45:00Z">
        <w:r>
          <w:rPr>
            <w:lang w:val="en-US"/>
          </w:rPr>
          <w:t xml:space="preserve"> the micro-parametric variation </w:t>
        </w:r>
        <w:del w:id="379" w:author="Matthew Reeve" w:date="2018-06-20T11:59:00Z">
          <w:r w:rsidDel="000F65A3">
            <w:rPr>
              <w:lang w:val="en-US"/>
            </w:rPr>
            <w:delText>for the</w:delText>
          </w:r>
        </w:del>
      </w:ins>
      <w:ins w:id="380" w:author="Matthew Reeve" w:date="2018-06-20T11:59:00Z">
        <w:r>
          <w:rPr>
            <w:lang w:val="en-US"/>
          </w:rPr>
          <w:t>in</w:t>
        </w:r>
      </w:ins>
      <w:ins w:id="381" w:author="Utente di Microsoft Office" w:date="2018-06-19T17:45:00Z">
        <w:r>
          <w:rPr>
            <w:lang w:val="en-US"/>
          </w:rPr>
          <w:t xml:space="preserve"> aspectual inflected constructions</w:t>
        </w:r>
      </w:ins>
      <w:ins w:id="382" w:author="Matthew Reeve" w:date="2018-06-20T11:59:00Z">
        <w:r>
          <w:rPr>
            <w:lang w:val="en-US"/>
          </w:rPr>
          <w:t>,</w:t>
        </w:r>
      </w:ins>
      <w:ins w:id="383" w:author="Utente di Microsoft Office" w:date="2018-06-19T17:45:00Z">
        <w:r>
          <w:rPr>
            <w:lang w:val="en-US"/>
          </w:rPr>
          <w:t xml:space="preserve"> see Manzini et al</w:t>
        </w:r>
      </w:ins>
      <w:ins w:id="384" w:author="Matthew Reeve" w:date="2018-06-20T11:59:00Z">
        <w:r>
          <w:rPr>
            <w:lang w:val="en-US"/>
          </w:rPr>
          <w:t>.</w:t>
        </w:r>
      </w:ins>
      <w:ins w:id="385" w:author="Utente di Microsoft Office" w:date="2018-06-19T17:45:00Z">
        <w:r>
          <w:rPr>
            <w:lang w:val="en-US"/>
          </w:rPr>
          <w:t xml:space="preserve"> (2017). </w:t>
        </w:r>
      </w:ins>
    </w:p>
  </w:footnote>
  <w:footnote w:id="7">
    <w:p w14:paraId="36D6E9E7" w14:textId="79C55FD9" w:rsidR="0018090E" w:rsidRPr="009E3E03" w:rsidRDefault="0018090E">
      <w:pPr>
        <w:pStyle w:val="aa"/>
        <w:rPr>
          <w:lang w:val="it-IT"/>
          <w:rPrChange w:id="424" w:author="Utente di Microsoft Office" w:date="2018-06-19T17:50:00Z">
            <w:rPr/>
          </w:rPrChange>
        </w:rPr>
      </w:pPr>
      <w:ins w:id="425" w:author="Utente di Microsoft Office" w:date="2018-06-19T17:50:00Z">
        <w:r>
          <w:rPr>
            <w:rStyle w:val="a4"/>
          </w:rPr>
          <w:footnoteRef/>
        </w:r>
        <w:r>
          <w:t xml:space="preserve"> </w:t>
        </w:r>
        <w:r>
          <w:rPr>
            <w:lang w:val="it-IT"/>
          </w:rPr>
          <w:t>In the variety of Camporeale (Manzini, Lorusso &amp; Savoia</w:t>
        </w:r>
        <w:del w:id="426" w:author="Matthew Reeve" w:date="2018-06-22T11:07:00Z">
          <w:r w:rsidDel="0018090E">
            <w:rPr>
              <w:lang w:val="it-IT"/>
            </w:rPr>
            <w:delText>,</w:delText>
          </w:r>
        </w:del>
        <w:r>
          <w:rPr>
            <w:lang w:val="it-IT"/>
          </w:rPr>
          <w:t xml:space="preserve"> 2017: </w:t>
        </w:r>
      </w:ins>
      <w:ins w:id="427" w:author="Utente di Microsoft Office" w:date="2018-06-19T17:51:00Z">
        <w:r>
          <w:rPr>
            <w:lang w:val="it-IT"/>
          </w:rPr>
          <w:t>38).</w:t>
        </w:r>
      </w:ins>
    </w:p>
  </w:footnote>
  <w:footnote w:id="8">
    <w:p w14:paraId="1795BFC6" w14:textId="77777777" w:rsidR="0018090E" w:rsidRPr="00454024" w:rsidRDefault="0018090E" w:rsidP="00451329">
      <w:pPr>
        <w:pStyle w:val="aa"/>
        <w:suppressLineNumbers w:val="0"/>
        <w:tabs>
          <w:tab w:val="left" w:pos="0"/>
        </w:tabs>
        <w:spacing w:line="276" w:lineRule="auto"/>
        <w:ind w:left="0" w:firstLine="0"/>
        <w:jc w:val="both"/>
        <w:rPr>
          <w:lang w:val="en-US"/>
        </w:rPr>
      </w:pPr>
      <w:r w:rsidRPr="00763094">
        <w:rPr>
          <w:rStyle w:val="a4"/>
          <w:sz w:val="20"/>
          <w:lang w:val="en-US"/>
        </w:rPr>
        <w:footnoteRef/>
      </w:r>
      <w:r w:rsidRPr="00763094">
        <w:rPr>
          <w:lang w:val="en-US"/>
        </w:rPr>
        <w:t xml:space="preserve"> This reduplication in Gungbe seems to pattern with the double inflection described here. Nevertheless, it is difficult to find an immediate connection between </w:t>
      </w:r>
      <w:r w:rsidRPr="00454024">
        <w:rPr>
          <w:lang w:val="en-US"/>
        </w:rPr>
        <w:t>the two types of constructions, and it is far from the aim of the present work to find one. Further analysis is needed to compare the two types of progressives. For present purposes, it is relevant that the progressive particle can be associated with a locative element and that its presence may imply a morphological change on the lexical verb. For a detailed discussion of the progressive in Gungbe, see Aboh (2004; 2009).</w:t>
      </w:r>
    </w:p>
  </w:footnote>
  <w:footnote w:id="9">
    <w:p w14:paraId="66EADC7A" w14:textId="77777777" w:rsidR="0018090E" w:rsidRPr="00CF2A3A" w:rsidRDefault="0018090E" w:rsidP="00451329">
      <w:pPr>
        <w:pStyle w:val="aa"/>
        <w:suppressLineNumbers w:val="0"/>
        <w:tabs>
          <w:tab w:val="left" w:pos="0"/>
        </w:tabs>
        <w:spacing w:line="276" w:lineRule="auto"/>
        <w:ind w:left="0" w:firstLine="0"/>
        <w:rPr>
          <w:lang w:val="en-US"/>
        </w:rPr>
      </w:pPr>
      <w:r w:rsidRPr="00763094">
        <w:rPr>
          <w:rStyle w:val="a4"/>
          <w:sz w:val="20"/>
          <w:lang w:val="en-US"/>
        </w:rPr>
        <w:footnoteRef/>
      </w:r>
      <w:r w:rsidRPr="00763094">
        <w:rPr>
          <w:lang w:val="en-US"/>
        </w:rPr>
        <w:t xml:space="preserve"> In this respect, Manzini, Lorusso &amp; Savoia (2017) do not use the term ‘unaccusativization’ in the same way as Mateu &amp;</w:t>
      </w:r>
      <w:r w:rsidRPr="00454024">
        <w:rPr>
          <w:lang w:val="en-US"/>
        </w:rPr>
        <w:t xml:space="preserve"> Amadas (1999). The change in the </w:t>
      </w:r>
      <w:r w:rsidRPr="00454024">
        <w:rPr>
          <w:vanish/>
          <w:lang w:val="en-US"/>
        </w:rPr>
        <w:t xml:space="preserve">  t  cted 09. Savoia pages et ract and an INtroductive ollect just positive data not ungrammatical sentences) nversano) but I do</w:t>
      </w:r>
      <w:r w:rsidRPr="00454024">
        <w:rPr>
          <w:lang w:val="en-US"/>
        </w:rPr>
        <w:t xml:space="preserve">semantics of the embedded verbs is linked to the instantiation of a part/whole relation between the event (denoted by the embedded predicate) and the auxiliary: the embedded predicate is the event whose internal aspect represents the </w:t>
      </w:r>
      <w:r w:rsidRPr="009E3E03">
        <w:rPr>
          <w:i/>
          <w:lang w:val="en-US"/>
        </w:rPr>
        <w:t>whole</w:t>
      </w:r>
      <w:r w:rsidRPr="009E3E03">
        <w:rPr>
          <w:lang w:val="en-US"/>
        </w:rPr>
        <w:t>, while the auxiliary represents the time of utterance and it is the part of th</w:t>
      </w:r>
      <w:r w:rsidRPr="00CF2A3A">
        <w:rPr>
          <w:lang w:val="en-US"/>
        </w:rPr>
        <w:t xml:space="preserve">e event which is stressed by the progressive form (for a discussion of this semantic proposal, see Higginbotham 2009 and Landman 1992). I will be using the term ‘unaccusativization’ just to refer to this event type change, as was also the case in the original framework of Mateu &amp; Amdas (1999); see footnote 7 in this respect. </w:t>
      </w:r>
    </w:p>
  </w:footnote>
  <w:footnote w:id="10">
    <w:p w14:paraId="5B193472" w14:textId="77777777" w:rsidR="0018090E" w:rsidRPr="00CF2A3A" w:rsidRDefault="0018090E" w:rsidP="00451329">
      <w:pPr>
        <w:widowControl w:val="0"/>
        <w:tabs>
          <w:tab w:val="left" w:pos="0"/>
        </w:tabs>
        <w:autoSpaceDE w:val="0"/>
        <w:autoSpaceDN w:val="0"/>
        <w:adjustRightInd w:val="0"/>
        <w:spacing w:line="276" w:lineRule="auto"/>
        <w:jc w:val="both"/>
        <w:rPr>
          <w:sz w:val="20"/>
          <w:szCs w:val="20"/>
          <w:lang w:val="en-US"/>
        </w:rPr>
      </w:pPr>
      <w:r w:rsidRPr="00CF2A3A">
        <w:rPr>
          <w:rStyle w:val="a4"/>
          <w:sz w:val="20"/>
          <w:szCs w:val="20"/>
          <w:lang w:val="en-US"/>
        </w:rPr>
        <w:footnoteRef/>
      </w:r>
      <w:r w:rsidRPr="00CF2A3A">
        <w:rPr>
          <w:sz w:val="20"/>
          <w:szCs w:val="20"/>
          <w:lang w:val="en-US"/>
        </w:rPr>
        <w:t xml:space="preserve"> Mateu &amp; Amadas (1999) argues that there is a syntactically relevant semantic structure, which can be represented in a tree structure (cf . Bouchard 1995 for the same proposal). In their lexical-conceptual structure (LCS), the argument structure of the verbs (including locative constructions) can be viewed as a spatial relation in the sense that it purely relates elements to our cognitive space: Figure (i.e. the subject) and Ground (the locative complement), to use Talmy’s (1985) terminology. On this approach, the timeframe of an event is also represented through a spatial relation. </w:t>
      </w:r>
    </w:p>
  </w:footnote>
  <w:footnote w:id="11">
    <w:p w14:paraId="70FDEA7A" w14:textId="77777777" w:rsidR="0018090E" w:rsidRPr="00763094" w:rsidRDefault="0018090E" w:rsidP="00451329">
      <w:pPr>
        <w:pStyle w:val="aa"/>
        <w:suppressLineNumbers w:val="0"/>
        <w:tabs>
          <w:tab w:val="left" w:pos="0"/>
        </w:tabs>
        <w:spacing w:line="276" w:lineRule="auto"/>
        <w:ind w:left="0" w:firstLine="0"/>
        <w:jc w:val="both"/>
        <w:rPr>
          <w:lang w:val="en-US"/>
        </w:rPr>
      </w:pPr>
      <w:r w:rsidRPr="00763094">
        <w:rPr>
          <w:rStyle w:val="a4"/>
          <w:sz w:val="20"/>
          <w:lang w:val="en-US"/>
        </w:rPr>
        <w:footnoteRef/>
      </w:r>
      <w:r w:rsidRPr="00763094">
        <w:rPr>
          <w:lang w:val="en-US"/>
        </w:rPr>
        <w:t xml:space="preserve"> For an analysis of how languages encode the central coincidence relation or terminal coincidence relation first introduced by Hale &amp; Keyser (1993), see Mateu (2004)</w:t>
      </w:r>
      <w:del w:id="516" w:author="Matthew Reeve" w:date="2018-06-22T16:39:00Z">
        <w:r w:rsidRPr="00763094" w:rsidDel="00A62953">
          <w:rPr>
            <w:lang w:val="en-US"/>
          </w:rPr>
          <w:delText xml:space="preserve"> </w:delText>
        </w:r>
      </w:del>
      <w:r w:rsidRPr="00763094">
        <w:rPr>
          <w:lang w:val="en-US"/>
        </w:rPr>
        <w:t xml:space="preserve"> and Ramchand,(2001).</w:t>
      </w:r>
    </w:p>
  </w:footnote>
  <w:footnote w:id="12">
    <w:p w14:paraId="58194E31" w14:textId="77777777" w:rsidR="0018090E" w:rsidRPr="009E3E03" w:rsidRDefault="0018090E" w:rsidP="00451329">
      <w:pPr>
        <w:pStyle w:val="aa"/>
        <w:suppressLineNumbers w:val="0"/>
        <w:tabs>
          <w:tab w:val="left" w:pos="0"/>
        </w:tabs>
        <w:spacing w:line="276" w:lineRule="auto"/>
        <w:ind w:left="0" w:firstLine="0"/>
        <w:jc w:val="both"/>
        <w:rPr>
          <w:lang w:val="en-US"/>
        </w:rPr>
      </w:pPr>
      <w:r w:rsidRPr="00763094">
        <w:rPr>
          <w:rStyle w:val="a4"/>
          <w:sz w:val="20"/>
          <w:lang w:val="en-US"/>
        </w:rPr>
        <w:footnoteRef/>
      </w:r>
      <w:r w:rsidRPr="00763094">
        <w:rPr>
          <w:lang w:val="en-US"/>
        </w:rPr>
        <w:t xml:space="preserve"> This pattern found in the variety of Putignano is quite stable, anyway it is not found in other varieties such as that of Martina Franca, in which both the lexical and the progressive forms of </w:t>
      </w:r>
      <w:r w:rsidRPr="00454024">
        <w:rPr>
          <w:i/>
          <w:lang w:val="en-US"/>
        </w:rPr>
        <w:t>stay</w:t>
      </w:r>
      <w:r w:rsidRPr="00454024">
        <w:rPr>
          <w:lang w:val="en-US"/>
        </w:rPr>
        <w:t xml:space="preserve"> coincide. In other varieties, the presence of a specialized progressive form does not always imply the absence of the connecting locative element (see Manzini, Lorusso &amp; Savoia 2017). Further analysis is needed in these varieties to understand the relevance o</w:t>
      </w:r>
      <w:r w:rsidRPr="009E3E03">
        <w:rPr>
          <w:lang w:val="en-US"/>
        </w:rPr>
        <w:t xml:space="preserve">f the pattern found in the variety of Putignano. </w:t>
      </w:r>
    </w:p>
  </w:footnote>
  <w:footnote w:id="13">
    <w:p w14:paraId="5DD9A203" w14:textId="77777777" w:rsidR="0018090E" w:rsidRPr="003B45AA" w:rsidRDefault="0018090E" w:rsidP="00451329">
      <w:pPr>
        <w:widowControl w:val="0"/>
        <w:tabs>
          <w:tab w:val="left" w:pos="0"/>
        </w:tabs>
        <w:autoSpaceDE w:val="0"/>
        <w:autoSpaceDN w:val="0"/>
        <w:adjustRightInd w:val="0"/>
        <w:spacing w:line="276" w:lineRule="auto"/>
        <w:jc w:val="both"/>
        <w:rPr>
          <w:sz w:val="20"/>
          <w:szCs w:val="20"/>
          <w:lang w:val="en-US"/>
        </w:rPr>
      </w:pPr>
      <w:r w:rsidRPr="00CF2A3A">
        <w:rPr>
          <w:rStyle w:val="a4"/>
          <w:sz w:val="20"/>
          <w:szCs w:val="20"/>
          <w:lang w:val="en-US"/>
        </w:rPr>
        <w:footnoteRef/>
      </w:r>
      <w:r w:rsidRPr="00CF2A3A">
        <w:rPr>
          <w:sz w:val="20"/>
          <w:szCs w:val="20"/>
          <w:lang w:val="en-US"/>
        </w:rPr>
        <w:t xml:space="preserve"> In Kratzer (1996), the lexical root (embedded verb) contains information about the internal argument, but the external argument is introduced by a hierarchically superior functional head </w:t>
      </w:r>
      <w:r w:rsidRPr="00CF2A3A">
        <w:rPr>
          <w:i/>
          <w:sz w:val="20"/>
          <w:szCs w:val="20"/>
          <w:lang w:val="en-US"/>
        </w:rPr>
        <w:t>v</w:t>
      </w:r>
      <w:r w:rsidRPr="00FB71E5">
        <w:rPr>
          <w:sz w:val="20"/>
          <w:szCs w:val="20"/>
          <w:lang w:val="en-US"/>
        </w:rPr>
        <w:t xml:space="preserve">. This was initially posited by Kratzer as a mechanism for joining the external argument onto a verb using Voice. Event identifying Voice and the verbal event adds the condition that the verb has an Agent. Event Identification takes one function of type &lt;e,&lt;s,t&gt;&gt; (a function from individuals to functions from events to truth values) and another function of type &lt;s,t&gt; (a function from events to truth values) and returns a function of type &lt;e,&lt;s,t&gt;&gt;. In other words, Event Identification combines two predicates of events by abstracting over both of their event arguments The insight of Kratzer’s (1996) Event Identification is that it is a recursive operation that allows an </w:t>
      </w:r>
      <w:r w:rsidRPr="00FB71E5">
        <w:rPr>
          <w:i/>
          <w:sz w:val="20"/>
          <w:szCs w:val="20"/>
          <w:lang w:val="en-US"/>
        </w:rPr>
        <w:t>n</w:t>
      </w:r>
      <w:r w:rsidRPr="00FB71E5">
        <w:rPr>
          <w:sz w:val="20"/>
          <w:szCs w:val="20"/>
          <w:lang w:val="en-US"/>
        </w:rPr>
        <w:t xml:space="preserve">-clausal syntactic structure to be mapped onto a mono-eventive semantic representation. Although T is usually assumed to close off the event variable introduced by V and </w:t>
      </w:r>
      <w:r w:rsidRPr="003B45AA">
        <w:rPr>
          <w:i/>
          <w:sz w:val="20"/>
          <w:szCs w:val="20"/>
          <w:lang w:val="en-US"/>
        </w:rPr>
        <w:t>v</w:t>
      </w:r>
      <w:r w:rsidRPr="003B45AA">
        <w:rPr>
          <w:sz w:val="20"/>
          <w:szCs w:val="20"/>
          <w:lang w:val="en-US"/>
        </w:rPr>
        <w:t xml:space="preserve">, successive event identifications with higher functional heads allow for different aspectual interpretations. In the cases discussed here, the recursive use of Event Identification allows us to add (through a second recursive operation after the introduction of the external argument) further aspectual information about the event denoted by the embedded lexical verb. </w:t>
      </w:r>
    </w:p>
    <w:p w14:paraId="012942BB" w14:textId="77777777" w:rsidR="0018090E" w:rsidRPr="003B45AA" w:rsidRDefault="0018090E" w:rsidP="00451329">
      <w:pPr>
        <w:widowControl w:val="0"/>
        <w:tabs>
          <w:tab w:val="left" w:pos="0"/>
        </w:tabs>
        <w:autoSpaceDE w:val="0"/>
        <w:autoSpaceDN w:val="0"/>
        <w:adjustRightInd w:val="0"/>
        <w:spacing w:line="276" w:lineRule="auto"/>
        <w:jc w:val="both"/>
        <w:rPr>
          <w:sz w:val="20"/>
          <w:szCs w:val="20"/>
          <w:lang w:val="en-US"/>
        </w:rPr>
      </w:pPr>
    </w:p>
  </w:footnote>
  <w:footnote w:id="14">
    <w:p w14:paraId="26F1BA28" w14:textId="77777777" w:rsidR="0018090E" w:rsidRPr="00E969CC" w:rsidRDefault="0018090E" w:rsidP="00451329">
      <w:pPr>
        <w:widowControl w:val="0"/>
        <w:tabs>
          <w:tab w:val="left" w:pos="0"/>
        </w:tabs>
        <w:autoSpaceDE w:val="0"/>
        <w:autoSpaceDN w:val="0"/>
        <w:adjustRightInd w:val="0"/>
        <w:spacing w:line="276" w:lineRule="auto"/>
        <w:jc w:val="both"/>
        <w:rPr>
          <w:sz w:val="20"/>
          <w:szCs w:val="20"/>
          <w:lang w:val="en-US"/>
        </w:rPr>
      </w:pPr>
      <w:r w:rsidRPr="003B45AA">
        <w:rPr>
          <w:rStyle w:val="a4"/>
          <w:sz w:val="20"/>
          <w:szCs w:val="20"/>
          <w:lang w:val="en-US"/>
        </w:rPr>
        <w:footnoteRef/>
      </w:r>
      <w:r w:rsidRPr="003B45AA">
        <w:rPr>
          <w:sz w:val="20"/>
          <w:szCs w:val="20"/>
          <w:lang w:val="en-US"/>
        </w:rPr>
        <w:t xml:space="preserve"> Two hypotheses are found in the literature regarding the origins of </w:t>
      </w:r>
      <w:r w:rsidRPr="003B45AA">
        <w:rPr>
          <w:i/>
          <w:sz w:val="20"/>
          <w:szCs w:val="20"/>
          <w:lang w:val="en-US"/>
        </w:rPr>
        <w:t>a</w:t>
      </w:r>
      <w:r w:rsidRPr="003B45AA">
        <w:rPr>
          <w:sz w:val="20"/>
          <w:szCs w:val="20"/>
          <w:lang w:val="en-US"/>
        </w:rPr>
        <w:t xml:space="preserve">: (i) it comes from the Latin preposition </w:t>
      </w:r>
      <w:r w:rsidRPr="003B45AA">
        <w:rPr>
          <w:i/>
          <w:sz w:val="20"/>
          <w:szCs w:val="20"/>
          <w:lang w:val="en-US"/>
        </w:rPr>
        <w:t>ad</w:t>
      </w:r>
      <w:r w:rsidRPr="003B45AA">
        <w:rPr>
          <w:sz w:val="20"/>
          <w:szCs w:val="20"/>
          <w:lang w:val="en-US"/>
        </w:rPr>
        <w:t xml:space="preserve">; and (ii) it derives from the Latin coordinating conjunction </w:t>
      </w:r>
      <w:r w:rsidRPr="003B45AA">
        <w:rPr>
          <w:i/>
          <w:sz w:val="20"/>
          <w:szCs w:val="20"/>
          <w:lang w:val="en-US"/>
        </w:rPr>
        <w:t>ac</w:t>
      </w:r>
      <w:r w:rsidRPr="003B45AA">
        <w:rPr>
          <w:sz w:val="20"/>
          <w:szCs w:val="20"/>
          <w:lang w:val="en-US"/>
        </w:rPr>
        <w:t xml:space="preserve"> used in spoken a</w:t>
      </w:r>
      <w:r w:rsidRPr="00A66D8C">
        <w:rPr>
          <w:sz w:val="20"/>
          <w:szCs w:val="20"/>
          <w:lang w:val="en-US"/>
        </w:rPr>
        <w:t xml:space="preserve">nd late Latin (cf. Rohlfs 1969: §§710 , 761). Although in other southern Italian varieties there are cases in which the </w:t>
      </w:r>
      <w:r w:rsidRPr="00BC312F">
        <w:rPr>
          <w:i/>
          <w:sz w:val="20"/>
          <w:szCs w:val="20"/>
          <w:lang w:val="en-US"/>
        </w:rPr>
        <w:t>a</w:t>
      </w:r>
      <w:r w:rsidRPr="00E969CC">
        <w:rPr>
          <w:sz w:val="20"/>
          <w:szCs w:val="20"/>
          <w:lang w:val="en-US"/>
        </w:rPr>
        <w:t xml:space="preserve"> is used both as a locative preposition and a conjunction, in the present analysis we analyze the </w:t>
      </w:r>
      <w:r w:rsidRPr="00E969CC">
        <w:rPr>
          <w:i/>
          <w:sz w:val="20"/>
          <w:szCs w:val="20"/>
          <w:lang w:val="en-US"/>
        </w:rPr>
        <w:t>a</w:t>
      </w:r>
      <w:r w:rsidRPr="00E969CC">
        <w:rPr>
          <w:sz w:val="20"/>
          <w:szCs w:val="20"/>
          <w:lang w:val="en-US"/>
        </w:rPr>
        <w:t xml:space="preserve"> as a locative preposition (given the locative nature of the progressive). Further evidence comes from the aspectual non-inflected construction in (39). </w:t>
      </w:r>
    </w:p>
  </w:footnote>
  <w:footnote w:id="15">
    <w:p w14:paraId="227F492E" w14:textId="77777777" w:rsidR="0018090E" w:rsidRPr="00454024" w:rsidRDefault="0018090E" w:rsidP="00451329">
      <w:pPr>
        <w:pStyle w:val="aa"/>
        <w:suppressLineNumbers w:val="0"/>
        <w:tabs>
          <w:tab w:val="left" w:pos="0"/>
        </w:tabs>
        <w:spacing w:line="276" w:lineRule="auto"/>
        <w:ind w:left="0" w:firstLine="0"/>
        <w:jc w:val="both"/>
        <w:rPr>
          <w:lang w:val="en-US"/>
        </w:rPr>
      </w:pPr>
      <w:r w:rsidRPr="00EA7C43">
        <w:rPr>
          <w:rStyle w:val="a4"/>
          <w:sz w:val="20"/>
          <w:lang w:val="en-US"/>
        </w:rPr>
        <w:footnoteRef/>
      </w:r>
      <w:r w:rsidRPr="00EA7C43">
        <w:rPr>
          <w:lang w:val="en-US"/>
        </w:rPr>
        <w:t xml:space="preserve"> They do differ</w:t>
      </w:r>
      <w:r w:rsidRPr="00454024">
        <w:rPr>
          <w:lang w:val="en-US"/>
        </w:rPr>
        <w:t xml:space="preserve"> from the asyndetic constructions of Ledgeway (1997), since there is a connecting element between the two verbs and they cannot be interpreted as truly paratactic constructions. </w:t>
      </w:r>
    </w:p>
  </w:footnote>
  <w:footnote w:id="16">
    <w:p w14:paraId="082734FB" w14:textId="77777777" w:rsidR="0018090E" w:rsidRPr="00CF2A3A" w:rsidRDefault="0018090E" w:rsidP="00451329">
      <w:pPr>
        <w:pStyle w:val="aa"/>
        <w:suppressLineNumbers w:val="0"/>
        <w:tabs>
          <w:tab w:val="left" w:pos="0"/>
        </w:tabs>
        <w:spacing w:line="276" w:lineRule="auto"/>
        <w:ind w:left="0" w:firstLine="0"/>
        <w:jc w:val="both"/>
        <w:rPr>
          <w:lang w:val="en-US"/>
        </w:rPr>
      </w:pPr>
      <w:r w:rsidRPr="00EA7C43">
        <w:rPr>
          <w:rStyle w:val="a4"/>
          <w:sz w:val="20"/>
          <w:lang w:val="en-US"/>
        </w:rPr>
        <w:footnoteRef/>
      </w:r>
      <w:r w:rsidRPr="00EA7C43">
        <w:rPr>
          <w:lang w:val="en-US"/>
        </w:rPr>
        <w:t xml:space="preserve"> For the purposes of the present work, the CP</w:t>
      </w:r>
      <w:r w:rsidRPr="00454024">
        <w:rPr>
          <w:vertAlign w:val="subscript"/>
          <w:lang w:val="en-US"/>
        </w:rPr>
        <w:t xml:space="preserve">I </w:t>
      </w:r>
      <w:r w:rsidRPr="00454024">
        <w:rPr>
          <w:lang w:val="en-US"/>
        </w:rPr>
        <w:t xml:space="preserve">has to be interpreted merely as tenseless, in the sense that it lacks </w:t>
      </w:r>
      <w:r w:rsidRPr="009E3E03">
        <w:rPr>
          <w:lang w:val="en-US"/>
        </w:rPr>
        <w:t>independent tense specification and thus agrees in tense with the matrix auxiliary. However, for a complete analysis of the CP</w:t>
      </w:r>
      <w:r w:rsidRPr="009E3E03">
        <w:rPr>
          <w:vertAlign w:val="subscript"/>
          <w:lang w:val="en-US"/>
        </w:rPr>
        <w:t>I</w:t>
      </w:r>
      <w:r w:rsidRPr="00CF2A3A">
        <w:rPr>
          <w:lang w:val="en-US"/>
        </w:rPr>
        <w:t>, see Manzini &amp; Savoia (2005; 2007; 2011).</w:t>
      </w:r>
    </w:p>
  </w:footnote>
  <w:footnote w:id="17">
    <w:p w14:paraId="6328330C" w14:textId="77777777" w:rsidR="0018090E" w:rsidRPr="00CF2A3A" w:rsidRDefault="0018090E" w:rsidP="00451329">
      <w:pPr>
        <w:pStyle w:val="aa"/>
        <w:suppressLineNumbers w:val="0"/>
        <w:tabs>
          <w:tab w:val="left" w:pos="0"/>
        </w:tabs>
        <w:spacing w:line="276" w:lineRule="auto"/>
        <w:ind w:left="0" w:firstLine="0"/>
        <w:jc w:val="both"/>
        <w:rPr>
          <w:lang w:val="en-US"/>
        </w:rPr>
      </w:pPr>
      <w:r w:rsidRPr="00EA7C43">
        <w:rPr>
          <w:rStyle w:val="a4"/>
          <w:sz w:val="20"/>
          <w:lang w:val="en-US"/>
        </w:rPr>
        <w:footnoteRef/>
      </w:r>
      <w:r w:rsidRPr="00EA7C43">
        <w:rPr>
          <w:lang w:val="en-US"/>
        </w:rPr>
        <w:t xml:space="preserve"> We refer all over the present paper to the </w:t>
      </w:r>
      <w:r w:rsidRPr="00454024">
        <w:rPr>
          <w:lang w:val="en-US"/>
        </w:rPr>
        <w:t xml:space="preserve">progressive uninflected constructions as opposed to the inflected ones: we want to stress simply on the fact that the embedded predicate is not inflected. </w:t>
      </w:r>
      <w:r w:rsidRPr="00454024">
        <w:rPr>
          <w:vanish/>
          <w:color w:val="000000" w:themeColor="text1"/>
          <w:lang w:val="en-US"/>
        </w:rPr>
        <w:t>specially in the interface between syntax and the cognitive conceptual system.anguages. Further staud</w:t>
      </w:r>
      <w:r w:rsidRPr="009E3E03">
        <w:rPr>
          <w:vanish/>
          <w:color w:val="000000" w:themeColor="text1"/>
          <w:lang w:val="en-US"/>
        </w:rPr>
        <w:t>ies  they are presnet imen</w:t>
      </w:r>
      <w:r w:rsidRPr="009E3E03">
        <w:rPr>
          <w:lang w:val="en-US"/>
        </w:rPr>
        <w:t xml:space="preserve"> </w:t>
      </w:r>
    </w:p>
  </w:footnote>
  <w:footnote w:id="18">
    <w:p w14:paraId="183B3BDA" w14:textId="77777777" w:rsidR="0018090E" w:rsidRPr="009E3E03" w:rsidRDefault="0018090E" w:rsidP="00451329">
      <w:pPr>
        <w:pStyle w:val="aa"/>
        <w:suppressLineNumbers w:val="0"/>
        <w:tabs>
          <w:tab w:val="left" w:pos="0"/>
        </w:tabs>
        <w:spacing w:line="276" w:lineRule="auto"/>
        <w:ind w:left="0" w:firstLine="0"/>
        <w:rPr>
          <w:lang w:val="en-US"/>
        </w:rPr>
      </w:pPr>
      <w:r w:rsidRPr="00EA7C43">
        <w:rPr>
          <w:rStyle w:val="a4"/>
          <w:sz w:val="20"/>
          <w:lang w:val="en-US"/>
        </w:rPr>
        <w:footnoteRef/>
      </w:r>
      <w:r w:rsidRPr="00EA7C43">
        <w:rPr>
          <w:lang w:val="en-US"/>
        </w:rPr>
        <w:t xml:space="preserve"> Since the e</w:t>
      </w:r>
      <w:r w:rsidRPr="00454024">
        <w:rPr>
          <w:lang w:val="en-US"/>
        </w:rPr>
        <w:t>mbedded verb is tenseless and aspectless, an adverb can work as an operator that binds it, intervening, as a modifier, in the aspectual relation instantiated between the matrix aspectual auxiliary and the embedded verb: the embedded verb, in fact, has no o</w:t>
      </w:r>
      <w:r w:rsidRPr="009E3E03">
        <w:rPr>
          <w:lang w:val="en-US"/>
        </w:rPr>
        <w:t>vert morphology marking its inherent aspect, so its aspect can be more easily modified/marked by an (extra) adverbial item.</w:t>
      </w:r>
    </w:p>
  </w:footnote>
  <w:footnote w:id="19">
    <w:p w14:paraId="3373C5F4" w14:textId="77777777" w:rsidR="0018090E" w:rsidRPr="00FB71E5" w:rsidRDefault="0018090E" w:rsidP="00451329">
      <w:pPr>
        <w:tabs>
          <w:tab w:val="left" w:pos="0"/>
        </w:tabs>
        <w:spacing w:line="276" w:lineRule="auto"/>
        <w:ind w:right="395"/>
        <w:jc w:val="both"/>
        <w:rPr>
          <w:sz w:val="20"/>
          <w:szCs w:val="20"/>
          <w:lang w:val="en-US"/>
        </w:rPr>
      </w:pPr>
      <w:r w:rsidRPr="009E3E03">
        <w:rPr>
          <w:rStyle w:val="a4"/>
          <w:sz w:val="20"/>
          <w:szCs w:val="20"/>
          <w:lang w:val="en-US"/>
        </w:rPr>
        <w:footnoteRef/>
      </w:r>
      <w:r w:rsidRPr="00CF2A3A">
        <w:rPr>
          <w:sz w:val="20"/>
          <w:szCs w:val="20"/>
          <w:lang w:val="en-US"/>
        </w:rPr>
        <w:t xml:space="preserve"> With varying choices of feature labels, a similar argument has been presented and defended in one form or another by Ingram (1978), Harley &amp; Ritter (2002) and, in particular detail, Noyer (1997: Chapter 2).</w:t>
      </w:r>
    </w:p>
    <w:p w14:paraId="7B7DFE79" w14:textId="77777777" w:rsidR="0018090E" w:rsidRPr="00FB71E5" w:rsidRDefault="0018090E" w:rsidP="00451329">
      <w:pPr>
        <w:pStyle w:val="aa"/>
        <w:suppressLineNumbers w:val="0"/>
        <w:tabs>
          <w:tab w:val="left" w:pos="0"/>
        </w:tabs>
        <w:spacing w:line="276" w:lineRule="auto"/>
        <w:ind w:left="0" w:firstLine="0"/>
        <w:jc w:val="both"/>
        <w:rPr>
          <w:lang w:val="en-US"/>
        </w:rPr>
      </w:pPr>
    </w:p>
  </w:footnote>
  <w:footnote w:id="20">
    <w:p w14:paraId="37E2EE7E" w14:textId="052768D8" w:rsidR="00F82D78" w:rsidRPr="00F82D78" w:rsidRDefault="00F82D78" w:rsidP="00F82D78">
      <w:pPr>
        <w:pStyle w:val="aa"/>
        <w:ind w:left="0" w:firstLine="0"/>
        <w:rPr>
          <w:lang w:val="en-GB"/>
          <w:rPrChange w:id="642" w:author="Matthew Reeve" w:date="2018-06-22T16:35:00Z">
            <w:rPr/>
          </w:rPrChange>
        </w:rPr>
        <w:pPrChange w:id="643" w:author="Matthew Reeve" w:date="2018-06-22T16:36:00Z">
          <w:pPr>
            <w:pStyle w:val="aa"/>
          </w:pPr>
        </w:pPrChange>
      </w:pPr>
      <w:ins w:id="644" w:author="Matthew Reeve" w:date="2018-06-22T16:35:00Z">
        <w:r>
          <w:rPr>
            <w:rStyle w:val="a4"/>
          </w:rPr>
          <w:footnoteRef/>
        </w:r>
        <w:r>
          <w:t xml:space="preserve"> </w:t>
        </w:r>
        <w:r w:rsidRPr="00F82D78">
          <w:rPr>
            <w:lang w:val="en-US"/>
          </w:rPr>
          <w:t xml:space="preserve">While some authors define agreement as a mere computational mechanism at work in syntax that may </w:t>
        </w:r>
        <w:r>
          <w:rPr>
            <w:lang w:val="en-US"/>
          </w:rPr>
          <w:t xml:space="preserve">or </w:t>
        </w:r>
        <w:r w:rsidRPr="00F82D78">
          <w:rPr>
            <w:lang w:val="en-US"/>
          </w:rPr>
          <w:t>may not involve a semantic counterpart (the case of default agreement, as in Preminger 2014)</w:t>
        </w:r>
        <w:r>
          <w:rPr>
            <w:lang w:val="en-US"/>
          </w:rPr>
          <w:t>,</w:t>
        </w:r>
        <w:r w:rsidRPr="00F82D78">
          <w:rPr>
            <w:lang w:val="en-US"/>
          </w:rPr>
          <w:t xml:space="preserve"> others claim that agreement always plays a role in </w:t>
        </w:r>
        <w:r>
          <w:rPr>
            <w:lang w:val="en-US"/>
          </w:rPr>
          <w:t>semantic</w:t>
        </w:r>
        <w:r w:rsidRPr="00F82D78">
          <w:rPr>
            <w:lang w:val="en-US"/>
          </w:rPr>
          <w:t xml:space="preserve"> interpretation (Manzini &amp; Savoia 2007, 2011)</w:t>
        </w:r>
        <w:r>
          <w:rPr>
            <w:lang w:val="en-US"/>
          </w:rPr>
          <w:t>.</w:t>
        </w:r>
        <w:r w:rsidRPr="00F82D78">
          <w:rPr>
            <w:lang w:val="en-US"/>
          </w:rPr>
          <w:t xml:space="preserve"> </w:t>
        </w:r>
        <w:r>
          <w:rPr>
            <w:lang w:val="en-US"/>
          </w:rPr>
          <w:t>On this view,</w:t>
        </w:r>
        <w:r w:rsidRPr="00F82D78">
          <w:rPr>
            <w:lang w:val="en-US"/>
          </w:rPr>
          <w:t xml:space="preserve"> </w:t>
        </w:r>
        <w:r>
          <w:rPr>
            <w:lang w:val="en-US"/>
          </w:rPr>
          <w:t>agreement</w:t>
        </w:r>
        <w:r w:rsidRPr="00F82D78">
          <w:rPr>
            <w:lang w:val="en-US"/>
          </w:rPr>
          <w:t xml:space="preserve"> does not involve a feature</w:t>
        </w:r>
        <w:r>
          <w:rPr>
            <w:lang w:val="en-US"/>
          </w:rPr>
          <w:t>-</w:t>
        </w:r>
        <w:r w:rsidRPr="00F82D78">
          <w:rPr>
            <w:lang w:val="en-US"/>
          </w:rPr>
          <w:t>checking operation, but in the terms of Manzini &amp; Savoia (2007) it represents the sharing of ref</w:t>
        </w:r>
        <w:r>
          <w:rPr>
            <w:lang w:val="en-US"/>
          </w:rPr>
          <w:t xml:space="preserve">erentially relevant properties </w:t>
        </w:r>
        <w:r w:rsidRPr="00F82D78">
          <w:rPr>
            <w:lang w:val="en-US"/>
          </w:rPr>
          <w:t xml:space="preserve">that </w:t>
        </w:r>
        <w:r>
          <w:rPr>
            <w:lang w:val="en-US"/>
          </w:rPr>
          <w:t>play a role in</w:t>
        </w:r>
        <w:r w:rsidRPr="00F82D78">
          <w:rPr>
            <w:lang w:val="en-US"/>
          </w:rPr>
          <w:t xml:space="preserve"> semantic inter</w:t>
        </w:r>
        <w:r>
          <w:rPr>
            <w:lang w:val="en-US"/>
          </w:rPr>
          <w:t>pretation</w:t>
        </w:r>
        <w:r w:rsidRPr="00F82D78">
          <w:rPr>
            <w:lang w:val="en-US"/>
          </w:rPr>
          <w:t>. So</w:t>
        </w:r>
        <w:r>
          <w:rPr>
            <w:lang w:val="en-US"/>
          </w:rPr>
          <w:t>,</w:t>
        </w:r>
        <w:r w:rsidRPr="00F82D78">
          <w:rPr>
            <w:lang w:val="en-US"/>
          </w:rPr>
          <w:t xml:space="preserve"> </w:t>
        </w:r>
      </w:ins>
      <w:ins w:id="645" w:author="Matthew Reeve" w:date="2018-06-22T16:36:00Z">
        <w:r>
          <w:rPr>
            <w:lang w:val="en-US"/>
          </w:rPr>
          <w:t>under our proposal</w:t>
        </w:r>
      </w:ins>
      <w:ins w:id="646" w:author="Matthew Reeve" w:date="2018-06-22T16:35:00Z">
        <w:r w:rsidRPr="00F82D78">
          <w:rPr>
            <w:lang w:val="en-US"/>
          </w:rPr>
          <w:t xml:space="preserve"> double agreement represent</w:t>
        </w:r>
      </w:ins>
      <w:ins w:id="647" w:author="Matthew Reeve" w:date="2018-06-22T16:36:00Z">
        <w:r>
          <w:rPr>
            <w:lang w:val="en-US"/>
          </w:rPr>
          <w:t>s</w:t>
        </w:r>
      </w:ins>
      <w:ins w:id="648" w:author="Matthew Reeve" w:date="2018-06-22T16:35:00Z">
        <w:r w:rsidRPr="00F82D78">
          <w:rPr>
            <w:lang w:val="en-US"/>
          </w:rPr>
          <w:t xml:space="preserve"> a marked aspectual reading</w:t>
        </w:r>
      </w:ins>
      <w:ins w:id="649" w:author="Matthew Reeve" w:date="2018-06-22T16:36:00Z">
        <w:r>
          <w:rPr>
            <w:lang w:val="en-US"/>
          </w:rPr>
          <w:t xml:space="preserve"> </w:t>
        </w:r>
        <w:r w:rsidRPr="00F82D78">
          <w:rPr>
            <w:lang w:val="en-US"/>
          </w:rPr>
          <w:t xml:space="preserve">at </w:t>
        </w:r>
        <w:r>
          <w:rPr>
            <w:lang w:val="en-US"/>
          </w:rPr>
          <w:t xml:space="preserve">the </w:t>
        </w:r>
        <w:r w:rsidRPr="00F82D78">
          <w:rPr>
            <w:lang w:val="en-US"/>
          </w:rPr>
          <w:t>semantic interface</w:t>
        </w:r>
        <w:r>
          <w:rPr>
            <w:lang w:val="en-US"/>
          </w:rPr>
          <w:t>,</w:t>
        </w:r>
      </w:ins>
      <w:ins w:id="650" w:author="Matthew Reeve" w:date="2018-06-22T16:35:00Z">
        <w:r w:rsidRPr="00F82D78">
          <w:rPr>
            <w:lang w:val="en-US"/>
          </w:rPr>
          <w:t xml:space="preserve"> which is obtained through event identification.</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E46DD" w14:textId="77777777" w:rsidR="0018090E" w:rsidRPr="00A97327" w:rsidRDefault="0018090E" w:rsidP="00A97327">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04E7B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66A0A72"/>
    <w:lvl w:ilvl="0">
      <w:start w:val="1"/>
      <w:numFmt w:val="decimal"/>
      <w:lvlText w:val="%1."/>
      <w:lvlJc w:val="left"/>
      <w:pPr>
        <w:tabs>
          <w:tab w:val="num" w:pos="1492"/>
        </w:tabs>
        <w:ind w:left="1492" w:hanging="360"/>
      </w:pPr>
    </w:lvl>
  </w:abstractNum>
  <w:abstractNum w:abstractNumId="2">
    <w:nsid w:val="FFFFFF7D"/>
    <w:multiLevelType w:val="singleLevel"/>
    <w:tmpl w:val="33222E24"/>
    <w:lvl w:ilvl="0">
      <w:start w:val="1"/>
      <w:numFmt w:val="decimal"/>
      <w:lvlText w:val="%1."/>
      <w:lvlJc w:val="left"/>
      <w:pPr>
        <w:tabs>
          <w:tab w:val="num" w:pos="1209"/>
        </w:tabs>
        <w:ind w:left="1209" w:hanging="360"/>
      </w:pPr>
    </w:lvl>
  </w:abstractNum>
  <w:abstractNum w:abstractNumId="3">
    <w:nsid w:val="FFFFFF7E"/>
    <w:multiLevelType w:val="singleLevel"/>
    <w:tmpl w:val="3B520DF8"/>
    <w:lvl w:ilvl="0">
      <w:start w:val="1"/>
      <w:numFmt w:val="decimal"/>
      <w:lvlText w:val="%1."/>
      <w:lvlJc w:val="left"/>
      <w:pPr>
        <w:tabs>
          <w:tab w:val="num" w:pos="926"/>
        </w:tabs>
        <w:ind w:left="926" w:hanging="360"/>
      </w:pPr>
    </w:lvl>
  </w:abstractNum>
  <w:abstractNum w:abstractNumId="4">
    <w:nsid w:val="FFFFFF7F"/>
    <w:multiLevelType w:val="singleLevel"/>
    <w:tmpl w:val="D2CEAF64"/>
    <w:lvl w:ilvl="0">
      <w:start w:val="1"/>
      <w:numFmt w:val="decimal"/>
      <w:lvlText w:val="%1."/>
      <w:lvlJc w:val="left"/>
      <w:pPr>
        <w:tabs>
          <w:tab w:val="num" w:pos="643"/>
        </w:tabs>
        <w:ind w:left="643" w:hanging="360"/>
      </w:pPr>
    </w:lvl>
  </w:abstractNum>
  <w:abstractNum w:abstractNumId="5">
    <w:nsid w:val="FFFFFF80"/>
    <w:multiLevelType w:val="singleLevel"/>
    <w:tmpl w:val="BEB6F096"/>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3788D40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FFB0BF2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16F05C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D9AC4AA0"/>
    <w:lvl w:ilvl="0">
      <w:start w:val="1"/>
      <w:numFmt w:val="decimal"/>
      <w:lvlText w:val="%1."/>
      <w:lvlJc w:val="left"/>
      <w:pPr>
        <w:tabs>
          <w:tab w:val="num" w:pos="360"/>
        </w:tabs>
        <w:ind w:left="360" w:hanging="360"/>
      </w:pPr>
    </w:lvl>
  </w:abstractNum>
  <w:abstractNum w:abstractNumId="10">
    <w:nsid w:val="FFFFFF89"/>
    <w:multiLevelType w:val="singleLevel"/>
    <w:tmpl w:val="B69E6DB6"/>
    <w:lvl w:ilvl="0">
      <w:start w:val="1"/>
      <w:numFmt w:val="bullet"/>
      <w:pStyle w:val="a"/>
      <w:lvlText w:val=""/>
      <w:lvlJc w:val="left"/>
      <w:pPr>
        <w:tabs>
          <w:tab w:val="num" w:pos="360"/>
        </w:tabs>
        <w:ind w:left="360" w:hanging="360"/>
      </w:pPr>
      <w:rPr>
        <w:rFonts w:ascii="Symbol" w:hAnsi="Symbol" w:hint="default"/>
      </w:rPr>
    </w:lvl>
  </w:abstractNum>
  <w:abstractNum w:abstractNumId="11">
    <w:nsid w:val="00000001"/>
    <w:multiLevelType w:val="singleLevel"/>
    <w:tmpl w:val="00000001"/>
    <w:name w:val="WW8Num3"/>
    <w:lvl w:ilvl="0">
      <w:start w:val="1"/>
      <w:numFmt w:val="bullet"/>
      <w:lvlText w:val=""/>
      <w:lvlJc w:val="left"/>
      <w:pPr>
        <w:tabs>
          <w:tab w:val="num" w:pos="0"/>
        </w:tabs>
        <w:ind w:left="0" w:firstLine="0"/>
      </w:pPr>
      <w:rPr>
        <w:rFonts w:ascii="Symbol" w:hAnsi="Symbol"/>
      </w:rPr>
    </w:lvl>
  </w:abstractNum>
  <w:abstractNum w:abstractNumId="12">
    <w:nsid w:val="00000002"/>
    <w:multiLevelType w:val="singleLevel"/>
    <w:tmpl w:val="00000002"/>
    <w:name w:val="WW8Num4"/>
    <w:lvl w:ilvl="0">
      <w:start w:val="1"/>
      <w:numFmt w:val="bullet"/>
      <w:lvlText w:val=""/>
      <w:lvlJc w:val="left"/>
      <w:pPr>
        <w:tabs>
          <w:tab w:val="num" w:pos="0"/>
        </w:tabs>
        <w:ind w:left="0" w:firstLine="0"/>
      </w:pPr>
      <w:rPr>
        <w:rFonts w:ascii="Symbol" w:hAnsi="Symbol"/>
      </w:rPr>
    </w:lvl>
  </w:abstractNum>
  <w:abstractNum w:abstractNumId="13">
    <w:nsid w:val="00000003"/>
    <w:multiLevelType w:val="singleLevel"/>
    <w:tmpl w:val="00000003"/>
    <w:name w:val="WW8Num5"/>
    <w:lvl w:ilvl="0">
      <w:start w:val="1"/>
      <w:numFmt w:val="bullet"/>
      <w:lvlText w:val=""/>
      <w:lvlJc w:val="left"/>
      <w:pPr>
        <w:tabs>
          <w:tab w:val="num" w:pos="0"/>
        </w:tabs>
        <w:ind w:left="0" w:firstLine="0"/>
      </w:pPr>
      <w:rPr>
        <w:rFonts w:ascii="Symbol" w:hAnsi="Symbol"/>
      </w:rPr>
    </w:lvl>
  </w:abstractNum>
  <w:abstractNum w:abstractNumId="14">
    <w:nsid w:val="00000004"/>
    <w:multiLevelType w:val="singleLevel"/>
    <w:tmpl w:val="00000004"/>
    <w:name w:val="WW8Num6"/>
    <w:lvl w:ilvl="0">
      <w:start w:val="1"/>
      <w:numFmt w:val="bullet"/>
      <w:lvlText w:val=""/>
      <w:lvlJc w:val="left"/>
      <w:pPr>
        <w:tabs>
          <w:tab w:val="num" w:pos="0"/>
        </w:tabs>
        <w:ind w:left="0" w:firstLine="0"/>
      </w:pPr>
      <w:rPr>
        <w:rFonts w:ascii="Symbol" w:hAnsi="Symbol"/>
      </w:rPr>
    </w:lvl>
  </w:abstractNum>
  <w:abstractNum w:abstractNumId="15">
    <w:nsid w:val="00000005"/>
    <w:multiLevelType w:val="singleLevel"/>
    <w:tmpl w:val="00000005"/>
    <w:name w:val="WW8Num7"/>
    <w:lvl w:ilvl="0">
      <w:start w:val="1"/>
      <w:numFmt w:val="bullet"/>
      <w:lvlText w:val=""/>
      <w:lvlJc w:val="left"/>
      <w:pPr>
        <w:tabs>
          <w:tab w:val="num" w:pos="0"/>
        </w:tabs>
        <w:ind w:left="0" w:firstLine="0"/>
      </w:pPr>
      <w:rPr>
        <w:rFonts w:ascii="Symbol" w:hAnsi="Symbol"/>
      </w:rPr>
    </w:lvl>
  </w:abstractNum>
  <w:abstractNum w:abstractNumId="16">
    <w:nsid w:val="00000006"/>
    <w:multiLevelType w:val="singleLevel"/>
    <w:tmpl w:val="00000006"/>
    <w:name w:val="WW8Num11"/>
    <w:lvl w:ilvl="0">
      <w:start w:val="1"/>
      <w:numFmt w:val="bullet"/>
      <w:lvlText w:val=""/>
      <w:lvlJc w:val="left"/>
      <w:pPr>
        <w:tabs>
          <w:tab w:val="num" w:pos="720"/>
        </w:tabs>
        <w:ind w:left="720" w:hanging="360"/>
      </w:pPr>
      <w:rPr>
        <w:rFonts w:ascii="Symbol" w:hAnsi="Symbol"/>
      </w:rPr>
    </w:lvl>
  </w:abstractNum>
  <w:abstractNum w:abstractNumId="17">
    <w:nsid w:val="00000007"/>
    <w:multiLevelType w:val="singleLevel"/>
    <w:tmpl w:val="00000007"/>
    <w:name w:val="WW8Num12"/>
    <w:lvl w:ilvl="0">
      <w:start w:val="1"/>
      <w:numFmt w:val="decimal"/>
      <w:lvlText w:val="%1."/>
      <w:lvlJc w:val="left"/>
      <w:pPr>
        <w:tabs>
          <w:tab w:val="num" w:pos="720"/>
        </w:tabs>
        <w:ind w:left="720" w:hanging="360"/>
      </w:pPr>
    </w:lvl>
  </w:abstractNum>
  <w:abstractNum w:abstractNumId="18">
    <w:nsid w:val="00000008"/>
    <w:multiLevelType w:val="singleLevel"/>
    <w:tmpl w:val="00000008"/>
    <w:name w:val="WW8Num14"/>
    <w:lvl w:ilvl="0">
      <w:start w:val="1"/>
      <w:numFmt w:val="bullet"/>
      <w:lvlText w:val=""/>
      <w:lvlJc w:val="left"/>
      <w:pPr>
        <w:tabs>
          <w:tab w:val="num" w:pos="720"/>
        </w:tabs>
        <w:ind w:left="720" w:hanging="360"/>
      </w:pPr>
      <w:rPr>
        <w:rFonts w:ascii="Symbol" w:hAnsi="Symbol"/>
      </w:rPr>
    </w:lvl>
  </w:abstractNum>
  <w:abstractNum w:abstractNumId="19">
    <w:nsid w:val="00000009"/>
    <w:multiLevelType w:val="singleLevel"/>
    <w:tmpl w:val="00000009"/>
    <w:name w:val="WW8Num17"/>
    <w:lvl w:ilvl="0">
      <w:start w:val="1"/>
      <w:numFmt w:val="bullet"/>
      <w:lvlText w:val=""/>
      <w:lvlJc w:val="left"/>
      <w:pPr>
        <w:tabs>
          <w:tab w:val="num" w:pos="720"/>
        </w:tabs>
        <w:ind w:left="720" w:hanging="360"/>
      </w:pPr>
      <w:rPr>
        <w:rFonts w:ascii="Symbol" w:hAnsi="Symbol"/>
      </w:rPr>
    </w:lvl>
  </w:abstractNum>
  <w:abstractNum w:abstractNumId="20">
    <w:nsid w:val="0000000A"/>
    <w:multiLevelType w:val="singleLevel"/>
    <w:tmpl w:val="0000000A"/>
    <w:name w:val="WW8Num19"/>
    <w:lvl w:ilvl="0">
      <w:start w:val="2"/>
      <w:numFmt w:val="lowerLetter"/>
      <w:lvlText w:val="%1."/>
      <w:lvlJc w:val="left"/>
      <w:pPr>
        <w:tabs>
          <w:tab w:val="num" w:pos="1410"/>
        </w:tabs>
        <w:ind w:left="1410" w:hanging="705"/>
      </w:pPr>
    </w:lvl>
  </w:abstractNum>
  <w:abstractNum w:abstractNumId="21">
    <w:nsid w:val="0000000B"/>
    <w:multiLevelType w:val="singleLevel"/>
    <w:tmpl w:val="0000000B"/>
    <w:name w:val="WW8Num20"/>
    <w:lvl w:ilvl="0">
      <w:start w:val="1"/>
      <w:numFmt w:val="bullet"/>
      <w:lvlText w:val=""/>
      <w:lvlJc w:val="left"/>
      <w:pPr>
        <w:tabs>
          <w:tab w:val="num" w:pos="720"/>
        </w:tabs>
        <w:ind w:left="720" w:hanging="360"/>
      </w:pPr>
      <w:rPr>
        <w:rFonts w:ascii="Symbol" w:hAnsi="Symbol"/>
      </w:rPr>
    </w:lvl>
  </w:abstractNum>
  <w:abstractNum w:abstractNumId="22">
    <w:nsid w:val="0000000C"/>
    <w:multiLevelType w:val="singleLevel"/>
    <w:tmpl w:val="0000000C"/>
    <w:name w:val="WW8Num21"/>
    <w:lvl w:ilvl="0">
      <w:start w:val="1"/>
      <w:numFmt w:val="bullet"/>
      <w:lvlText w:val=""/>
      <w:lvlJc w:val="left"/>
      <w:pPr>
        <w:tabs>
          <w:tab w:val="num" w:pos="720"/>
        </w:tabs>
        <w:ind w:left="720" w:hanging="360"/>
      </w:pPr>
      <w:rPr>
        <w:rFonts w:ascii="Symbol" w:hAnsi="Symbol"/>
      </w:rPr>
    </w:lvl>
  </w:abstractNum>
  <w:abstractNum w:abstractNumId="23">
    <w:nsid w:val="01D159AD"/>
    <w:multiLevelType w:val="multilevel"/>
    <w:tmpl w:val="2DA09B06"/>
    <w:styleLink w:val="LFO10"/>
    <w:lvl w:ilvl="0">
      <w:start w:val="1"/>
      <w:numFmt w:val="decimal"/>
      <w:pStyle w:val="LangSciEnumerated"/>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4">
    <w:nsid w:val="02F75F45"/>
    <w:multiLevelType w:val="hybridMultilevel"/>
    <w:tmpl w:val="1792C34C"/>
    <w:lvl w:ilvl="0" w:tplc="1CE86CB6">
      <w:start w:val="1"/>
      <w:numFmt w:val="lowerRoman"/>
      <w:lvlText w:val="(%1)"/>
      <w:lvlJc w:val="left"/>
      <w:pPr>
        <w:tabs>
          <w:tab w:val="num" w:pos="1425"/>
        </w:tabs>
        <w:ind w:left="1425" w:hanging="720"/>
      </w:pPr>
      <w:rPr>
        <w:rFonts w:hint="default"/>
      </w:rPr>
    </w:lvl>
    <w:lvl w:ilvl="1" w:tplc="04070019" w:tentative="1">
      <w:start w:val="1"/>
      <w:numFmt w:val="lowerLetter"/>
      <w:lvlText w:val="%2."/>
      <w:lvlJc w:val="left"/>
      <w:pPr>
        <w:tabs>
          <w:tab w:val="num" w:pos="1785"/>
        </w:tabs>
        <w:ind w:left="1785" w:hanging="360"/>
      </w:pPr>
    </w:lvl>
    <w:lvl w:ilvl="2" w:tplc="0407001B" w:tentative="1">
      <w:start w:val="1"/>
      <w:numFmt w:val="lowerRoman"/>
      <w:lvlText w:val="%3."/>
      <w:lvlJc w:val="right"/>
      <w:pPr>
        <w:tabs>
          <w:tab w:val="num" w:pos="2505"/>
        </w:tabs>
        <w:ind w:left="2505" w:hanging="180"/>
      </w:pPr>
    </w:lvl>
    <w:lvl w:ilvl="3" w:tplc="0407000F" w:tentative="1">
      <w:start w:val="1"/>
      <w:numFmt w:val="decimal"/>
      <w:lvlText w:val="%4."/>
      <w:lvlJc w:val="left"/>
      <w:pPr>
        <w:tabs>
          <w:tab w:val="num" w:pos="3225"/>
        </w:tabs>
        <w:ind w:left="3225" w:hanging="360"/>
      </w:pPr>
    </w:lvl>
    <w:lvl w:ilvl="4" w:tplc="04070019" w:tentative="1">
      <w:start w:val="1"/>
      <w:numFmt w:val="lowerLetter"/>
      <w:lvlText w:val="%5."/>
      <w:lvlJc w:val="left"/>
      <w:pPr>
        <w:tabs>
          <w:tab w:val="num" w:pos="3945"/>
        </w:tabs>
        <w:ind w:left="3945" w:hanging="360"/>
      </w:pPr>
    </w:lvl>
    <w:lvl w:ilvl="5" w:tplc="0407001B" w:tentative="1">
      <w:start w:val="1"/>
      <w:numFmt w:val="lowerRoman"/>
      <w:lvlText w:val="%6."/>
      <w:lvlJc w:val="right"/>
      <w:pPr>
        <w:tabs>
          <w:tab w:val="num" w:pos="4665"/>
        </w:tabs>
        <w:ind w:left="4665" w:hanging="180"/>
      </w:pPr>
    </w:lvl>
    <w:lvl w:ilvl="6" w:tplc="0407000F" w:tentative="1">
      <w:start w:val="1"/>
      <w:numFmt w:val="decimal"/>
      <w:lvlText w:val="%7."/>
      <w:lvlJc w:val="left"/>
      <w:pPr>
        <w:tabs>
          <w:tab w:val="num" w:pos="5385"/>
        </w:tabs>
        <w:ind w:left="5385" w:hanging="360"/>
      </w:pPr>
    </w:lvl>
    <w:lvl w:ilvl="7" w:tplc="04070019" w:tentative="1">
      <w:start w:val="1"/>
      <w:numFmt w:val="lowerLetter"/>
      <w:lvlText w:val="%8."/>
      <w:lvlJc w:val="left"/>
      <w:pPr>
        <w:tabs>
          <w:tab w:val="num" w:pos="6105"/>
        </w:tabs>
        <w:ind w:left="6105" w:hanging="360"/>
      </w:pPr>
    </w:lvl>
    <w:lvl w:ilvl="8" w:tplc="0407001B" w:tentative="1">
      <w:start w:val="1"/>
      <w:numFmt w:val="lowerRoman"/>
      <w:lvlText w:val="%9."/>
      <w:lvlJc w:val="right"/>
      <w:pPr>
        <w:tabs>
          <w:tab w:val="num" w:pos="6825"/>
        </w:tabs>
        <w:ind w:left="6825" w:hanging="180"/>
      </w:pPr>
    </w:lvl>
  </w:abstractNum>
  <w:abstractNum w:abstractNumId="25">
    <w:nsid w:val="04E43EDF"/>
    <w:multiLevelType w:val="multilevel"/>
    <w:tmpl w:val="44FA89B8"/>
    <w:styleLink w:val="WWOutlineListStyle"/>
    <w:lvl w:ilvl="0">
      <w:start w:val="1"/>
      <w:numFmt w:val="decimal"/>
      <w:pStyle w:val="LangSciSection1"/>
      <w:lvlText w:val="%1. "/>
      <w:lvlJc w:val="left"/>
    </w:lvl>
    <w:lvl w:ilvl="1">
      <w:start w:val="1"/>
      <w:numFmt w:val="decimal"/>
      <w:pStyle w:val="LangSciSection2"/>
      <w:lvlText w:val="%1.%2. "/>
      <w:lvlJc w:val="left"/>
    </w:lvl>
    <w:lvl w:ilvl="2">
      <w:start w:val="1"/>
      <w:numFmt w:val="decimal"/>
      <w:pStyle w:val="LangSciSection3"/>
      <w:lvlText w:val="%1.%2.%3. "/>
      <w:lvlJc w:val="left"/>
    </w:lvl>
    <w:lvl w:ilvl="3">
      <w:start w:val="1"/>
      <w:numFmt w:val="decimal"/>
      <w:pStyle w:val="LangSciSection4"/>
      <w:lvlText w:val="%1.%2.%3.%4. "/>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6">
    <w:nsid w:val="07E1037C"/>
    <w:multiLevelType w:val="multilevel"/>
    <w:tmpl w:val="CF4063AA"/>
    <w:lvl w:ilvl="0">
      <w:start w:val="2"/>
      <w:numFmt w:val="decimal"/>
      <w:lvlText w:val="%1."/>
      <w:lvlJc w:val="left"/>
      <w:pPr>
        <w:ind w:left="630" w:hanging="63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092B6668"/>
    <w:multiLevelType w:val="hybridMultilevel"/>
    <w:tmpl w:val="730C1188"/>
    <w:lvl w:ilvl="0" w:tplc="A4CA84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9EC5755"/>
    <w:multiLevelType w:val="multilevel"/>
    <w:tmpl w:val="D0A614CA"/>
    <w:lvl w:ilvl="0">
      <w:start w:val="1"/>
      <w:numFmt w:val="none"/>
      <w:pStyle w:val="1"/>
      <w:suff w:val="nothing"/>
      <w:lvlText w:val=""/>
      <w:lvlJc w:val="left"/>
      <w:pPr>
        <w:tabs>
          <w:tab w:val="num" w:pos="432"/>
        </w:tabs>
        <w:ind w:left="432" w:hanging="432"/>
      </w:pPr>
    </w:lvl>
    <w:lvl w:ilvl="1">
      <w:start w:val="1"/>
      <w:numFmt w:val="decimal"/>
      <w:lvlText w:val="(%2)"/>
      <w:lvlJc w:val="left"/>
      <w:pPr>
        <w:ind w:left="692" w:hanging="579"/>
      </w:pPr>
    </w:lvl>
    <w:lvl w:ilvl="2">
      <w:start w:val="1"/>
      <w:numFmt w:val="none"/>
      <w:pStyle w:val="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pStyle w:val="6"/>
      <w:suff w:val="nothing"/>
      <w:lvlText w:val=""/>
      <w:lvlJc w:val="left"/>
      <w:pPr>
        <w:tabs>
          <w:tab w:val="num" w:pos="1152"/>
        </w:tabs>
        <w:ind w:left="1152" w:hanging="1152"/>
      </w:pPr>
    </w:lvl>
    <w:lvl w:ilvl="6">
      <w:start w:val="1"/>
      <w:numFmt w:val="none"/>
      <w:pStyle w:val="7"/>
      <w:suff w:val="nothing"/>
      <w:lvlText w:val=""/>
      <w:lvlJc w:val="left"/>
      <w:pPr>
        <w:tabs>
          <w:tab w:val="num" w:pos="1296"/>
        </w:tabs>
        <w:ind w:left="1296" w:hanging="1296"/>
      </w:pPr>
    </w:lvl>
    <w:lvl w:ilvl="7">
      <w:start w:val="1"/>
      <w:numFmt w:val="none"/>
      <w:pStyle w:val="8"/>
      <w:suff w:val="nothing"/>
      <w:lvlText w:val=""/>
      <w:lvlJc w:val="left"/>
      <w:pPr>
        <w:tabs>
          <w:tab w:val="num" w:pos="1440"/>
        </w:tabs>
        <w:ind w:left="1440" w:hanging="1440"/>
      </w:pPr>
    </w:lvl>
    <w:lvl w:ilvl="8">
      <w:start w:val="1"/>
      <w:numFmt w:val="none"/>
      <w:suff w:val="nothing"/>
      <w:lvlText w:val=""/>
      <w:lvlJc w:val="left"/>
      <w:pPr>
        <w:ind w:left="1584" w:hanging="1584"/>
      </w:pPr>
    </w:lvl>
  </w:abstractNum>
  <w:abstractNum w:abstractNumId="29">
    <w:nsid w:val="0FD46E85"/>
    <w:multiLevelType w:val="multilevel"/>
    <w:tmpl w:val="6BE4649E"/>
    <w:name w:val="ExampleNum"/>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30">
    <w:nsid w:val="13DD42AD"/>
    <w:multiLevelType w:val="hybridMultilevel"/>
    <w:tmpl w:val="39106910"/>
    <w:lvl w:ilvl="0" w:tplc="0407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B5D76CA"/>
    <w:multiLevelType w:val="hybridMultilevel"/>
    <w:tmpl w:val="19F8B04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2">
    <w:nsid w:val="1BB46FE3"/>
    <w:multiLevelType w:val="multilevel"/>
    <w:tmpl w:val="43F4372A"/>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33">
    <w:nsid w:val="1E7B1CAB"/>
    <w:multiLevelType w:val="hybridMultilevel"/>
    <w:tmpl w:val="F59CE878"/>
    <w:lvl w:ilvl="0" w:tplc="A43E4A9E">
      <w:start w:val="2"/>
      <w:numFmt w:val="lowerLetter"/>
      <w:lvlText w:val="%1."/>
      <w:lvlJc w:val="left"/>
      <w:pPr>
        <w:tabs>
          <w:tab w:val="num" w:pos="780"/>
        </w:tabs>
        <w:ind w:left="780" w:hanging="360"/>
      </w:pPr>
      <w:rPr>
        <w:rFonts w:ascii="Times New Roman" w:hAnsi="Times New Roman" w:cs="Times New Roman" w:hint="default"/>
        <w:sz w:val="22"/>
      </w:rPr>
    </w:lvl>
    <w:lvl w:ilvl="1" w:tplc="04070019" w:tentative="1">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4">
    <w:nsid w:val="230F256C"/>
    <w:multiLevelType w:val="multilevel"/>
    <w:tmpl w:val="C1CAF60A"/>
    <w:lvl w:ilvl="0">
      <w:start w:val="2"/>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240B7550"/>
    <w:multiLevelType w:val="multilevel"/>
    <w:tmpl w:val="961414D2"/>
    <w:styleLink w:val="LFO9"/>
    <w:lvl w:ilvl="0">
      <w:numFmt w:val="bullet"/>
      <w:pStyle w:val="LangSciBulletLis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6">
    <w:nsid w:val="258354AC"/>
    <w:multiLevelType w:val="hybridMultilevel"/>
    <w:tmpl w:val="470ACF6C"/>
    <w:lvl w:ilvl="0" w:tplc="EDCA204C">
      <w:start w:val="13"/>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2576D3A"/>
    <w:multiLevelType w:val="hybridMultilevel"/>
    <w:tmpl w:val="126640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3DF51E6E"/>
    <w:multiLevelType w:val="multilevel"/>
    <w:tmpl w:val="1A86C7C2"/>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pStyle w:val="lsSection3"/>
      <w:lvlText w:val="%1.%2.%3."/>
      <w:lvlJc w:val="right"/>
      <w:pPr>
        <w:ind w:left="180" w:hanging="180"/>
      </w:pPr>
      <w:rPr>
        <w:rFonts w:hint="default"/>
      </w:rPr>
    </w:lvl>
    <w:lvl w:ilvl="3">
      <w:start w:val="1"/>
      <w:numFmt w:val="decimal"/>
      <w:pStyle w:val="lsSection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nsid w:val="43E27998"/>
    <w:multiLevelType w:val="hybridMultilevel"/>
    <w:tmpl w:val="0E261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487906E8"/>
    <w:multiLevelType w:val="hybridMultilevel"/>
    <w:tmpl w:val="6F965EB6"/>
    <w:lvl w:ilvl="0" w:tplc="3CE8DD0A">
      <w:start w:val="1"/>
      <w:numFmt w:val="decimal"/>
      <w:lvlText w:val="(%1)"/>
      <w:lvlJc w:val="left"/>
      <w:pPr>
        <w:ind w:left="645" w:hanging="64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CF21478"/>
    <w:multiLevelType w:val="hybridMultilevel"/>
    <w:tmpl w:val="69AC70CE"/>
    <w:lvl w:ilvl="0" w:tplc="1DB87866">
      <w:start w:val="2"/>
      <w:numFmt w:val="lowerLetter"/>
      <w:lvlText w:val="%1."/>
      <w:lvlJc w:val="left"/>
      <w:pPr>
        <w:tabs>
          <w:tab w:val="num" w:pos="780"/>
        </w:tabs>
        <w:ind w:left="780" w:hanging="360"/>
      </w:pPr>
      <w:rPr>
        <w:rFonts w:hint="default"/>
      </w:rPr>
    </w:lvl>
    <w:lvl w:ilvl="1" w:tplc="04070019" w:tentative="1">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42">
    <w:nsid w:val="56AB26D0"/>
    <w:multiLevelType w:val="hybridMultilevel"/>
    <w:tmpl w:val="6AACADC6"/>
    <w:lvl w:ilvl="0" w:tplc="0407001B">
      <w:start w:val="1"/>
      <w:numFmt w:val="lowerRoman"/>
      <w:lvlText w:val="%1."/>
      <w:lvlJc w:val="right"/>
      <w:pPr>
        <w:tabs>
          <w:tab w:val="num" w:pos="1080"/>
        </w:tabs>
        <w:ind w:left="1080" w:hanging="360"/>
      </w:pPr>
      <w:rPr>
        <w:rFont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3">
    <w:nsid w:val="62BA3CFD"/>
    <w:multiLevelType w:val="multilevel"/>
    <w:tmpl w:val="CDB2C0D6"/>
    <w:styleLink w:val="LFO2"/>
    <w:lvl w:ilvl="0">
      <w:start w:val="1"/>
      <w:numFmt w:val="decimal"/>
      <w:pStyle w:val="LangSciLanginfo"/>
      <w:lvlText w:val="(%1)"/>
      <w:lvlJc w:val="left"/>
    </w:lvl>
    <w:lvl w:ilvl="1">
      <w:start w:val="1"/>
      <w:numFmt w:val="lowerLetter"/>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4">
    <w:nsid w:val="63EE5FC5"/>
    <w:multiLevelType w:val="hybridMultilevel"/>
    <w:tmpl w:val="8B4458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64A56B53"/>
    <w:multiLevelType w:val="hybridMultilevel"/>
    <w:tmpl w:val="30EE6F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6B75245D"/>
    <w:multiLevelType w:val="hybridMultilevel"/>
    <w:tmpl w:val="1BB8B138"/>
    <w:lvl w:ilvl="0" w:tplc="0338CE20">
      <w:start w:val="1"/>
      <w:numFmt w:val="bullet"/>
      <w:pStyle w:val="ls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C222EF1"/>
    <w:multiLevelType w:val="multilevel"/>
    <w:tmpl w:val="3EA6CCD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
    <w:nsid w:val="71895986"/>
    <w:multiLevelType w:val="multilevel"/>
    <w:tmpl w:val="6B4843E6"/>
    <w:lvl w:ilvl="0">
      <w:start w:val="1"/>
      <w:numFmt w:val="decimal"/>
      <w:lvlText w:val="(%1)"/>
      <w:lvlJc w:val="left"/>
      <w:pPr>
        <w:ind w:left="624" w:hanging="62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nsid w:val="72557092"/>
    <w:multiLevelType w:val="multilevel"/>
    <w:tmpl w:val="DE46ACF0"/>
    <w:lvl w:ilvl="0">
      <w:start w:val="1"/>
      <w:numFmt w:val="decimal"/>
      <w:pStyle w:val="lsLanginfo"/>
      <w:lvlText w:val="(%1)"/>
      <w:lvlJc w:val="left"/>
      <w:pPr>
        <w:tabs>
          <w:tab w:val="num" w:pos="113"/>
        </w:tabs>
        <w:ind w:left="283" w:hanging="283"/>
      </w:pPr>
    </w:lvl>
    <w:lvl w:ilvl="1">
      <w:start w:val="1"/>
      <w:numFmt w:val="lowerLetter"/>
      <w:lvlText w:val="%2."/>
      <w:lvlJc w:val="left"/>
      <w:pPr>
        <w:tabs>
          <w:tab w:val="num" w:pos="113"/>
        </w:tabs>
        <w:ind w:left="283" w:firstLine="794"/>
      </w:pPr>
    </w:lvl>
    <w:lvl w:ilvl="2">
      <w:start w:val="1"/>
      <w:numFmt w:val="none"/>
      <w:suff w:val="nothing"/>
      <w:lvlText w:val=""/>
      <w:lvlJc w:val="left"/>
      <w:pPr>
        <w:ind w:left="283" w:hanging="283"/>
      </w:pPr>
    </w:lvl>
    <w:lvl w:ilvl="3">
      <w:start w:val="1"/>
      <w:numFmt w:val="none"/>
      <w:suff w:val="nothing"/>
      <w:lvlText w:val=""/>
      <w:lvlJc w:val="left"/>
      <w:pPr>
        <w:ind w:left="283" w:hanging="283"/>
      </w:pPr>
    </w:lvl>
    <w:lvl w:ilvl="4">
      <w:start w:val="1"/>
      <w:numFmt w:val="none"/>
      <w:suff w:val="nothing"/>
      <w:lvlText w:val=""/>
      <w:lvlJc w:val="left"/>
      <w:pPr>
        <w:ind w:left="283" w:hanging="283"/>
      </w:pPr>
    </w:lvl>
    <w:lvl w:ilvl="5">
      <w:start w:val="1"/>
      <w:numFmt w:val="none"/>
      <w:suff w:val="nothing"/>
      <w:lvlText w:val=""/>
      <w:lvlJc w:val="left"/>
      <w:pPr>
        <w:ind w:left="283" w:hanging="283"/>
      </w:pPr>
    </w:lvl>
    <w:lvl w:ilvl="6">
      <w:start w:val="1"/>
      <w:numFmt w:val="none"/>
      <w:suff w:val="nothing"/>
      <w:lvlText w:val=""/>
      <w:lvlJc w:val="left"/>
      <w:pPr>
        <w:ind w:left="283" w:hanging="283"/>
      </w:pPr>
    </w:lvl>
    <w:lvl w:ilvl="7">
      <w:start w:val="1"/>
      <w:numFmt w:val="none"/>
      <w:suff w:val="nothing"/>
      <w:lvlText w:val=""/>
      <w:lvlJc w:val="left"/>
      <w:pPr>
        <w:ind w:left="283" w:hanging="283"/>
      </w:pPr>
    </w:lvl>
    <w:lvl w:ilvl="8">
      <w:start w:val="1"/>
      <w:numFmt w:val="none"/>
      <w:suff w:val="nothing"/>
      <w:lvlText w:val=""/>
      <w:lvlJc w:val="left"/>
      <w:pPr>
        <w:ind w:left="283" w:hanging="283"/>
      </w:pPr>
    </w:lvl>
  </w:abstractNum>
  <w:abstractNum w:abstractNumId="50">
    <w:nsid w:val="725A28A0"/>
    <w:multiLevelType w:val="multilevel"/>
    <w:tmpl w:val="788AACC6"/>
    <w:styleLink w:val="Numbering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1">
    <w:nsid w:val="7F047F38"/>
    <w:multiLevelType w:val="hybridMultilevel"/>
    <w:tmpl w:val="BF8C1318"/>
    <w:lvl w:ilvl="0" w:tplc="10E0B038">
      <w:start w:val="1"/>
      <w:numFmt w:val="decimal"/>
      <w:pStyle w:val="lsEnumerat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9"/>
  </w:num>
  <w:num w:numId="3">
    <w:abstractNumId w:val="46"/>
  </w:num>
  <w:num w:numId="4">
    <w:abstractNumId w:val="51"/>
  </w:num>
  <w:num w:numId="5">
    <w:abstractNumId w:val="38"/>
  </w:num>
  <w:num w:numId="6">
    <w:abstractNumId w:val="29"/>
  </w:num>
  <w:num w:numId="7">
    <w:abstractNumId w:val="31"/>
  </w:num>
  <w:num w:numId="8">
    <w:abstractNumId w:val="30"/>
  </w:num>
  <w:num w:numId="9">
    <w:abstractNumId w:val="10"/>
  </w:num>
  <w:num w:numId="10">
    <w:abstractNumId w:val="36"/>
  </w:num>
  <w:num w:numId="11">
    <w:abstractNumId w:val="42"/>
  </w:num>
  <w:num w:numId="12">
    <w:abstractNumId w:val="24"/>
  </w:num>
  <w:num w:numId="13">
    <w:abstractNumId w:val="41"/>
  </w:num>
  <w:num w:numId="14">
    <w:abstractNumId w:val="33"/>
  </w:num>
  <w:num w:numId="15">
    <w:abstractNumId w:val="25"/>
  </w:num>
  <w:num w:numId="16">
    <w:abstractNumId w:val="50"/>
  </w:num>
  <w:num w:numId="17">
    <w:abstractNumId w:val="43"/>
  </w:num>
  <w:num w:numId="18">
    <w:abstractNumId w:val="35"/>
  </w:num>
  <w:num w:numId="19">
    <w:abstractNumId w:val="23"/>
  </w:num>
  <w:num w:numId="20">
    <w:abstractNumId w:val="48"/>
  </w:num>
  <w:num w:numId="21">
    <w:abstractNumId w:val="32"/>
  </w:num>
  <w:num w:numId="22">
    <w:abstractNumId w:val="47"/>
  </w:num>
  <w:num w:numId="23">
    <w:abstractNumId w:val="37"/>
  </w:num>
  <w:num w:numId="24">
    <w:abstractNumId w:val="39"/>
  </w:num>
  <w:num w:numId="25">
    <w:abstractNumId w:val="44"/>
  </w:num>
  <w:num w:numId="26">
    <w:abstractNumId w:val="8"/>
  </w:num>
  <w:num w:numId="27">
    <w:abstractNumId w:val="7"/>
  </w:num>
  <w:num w:numId="28">
    <w:abstractNumId w:val="6"/>
  </w:num>
  <w:num w:numId="29">
    <w:abstractNumId w:val="5"/>
  </w:num>
  <w:num w:numId="30">
    <w:abstractNumId w:val="9"/>
  </w:num>
  <w:num w:numId="31">
    <w:abstractNumId w:val="4"/>
  </w:num>
  <w:num w:numId="32">
    <w:abstractNumId w:val="3"/>
  </w:num>
  <w:num w:numId="33">
    <w:abstractNumId w:val="2"/>
  </w:num>
  <w:num w:numId="34">
    <w:abstractNumId w:val="1"/>
  </w:num>
  <w:num w:numId="35">
    <w:abstractNumId w:val="27"/>
  </w:num>
  <w:num w:numId="36">
    <w:abstractNumId w:val="0"/>
  </w:num>
  <w:num w:numId="37">
    <w:abstractNumId w:val="11"/>
  </w:num>
  <w:num w:numId="38">
    <w:abstractNumId w:val="40"/>
  </w:num>
  <w:num w:numId="39">
    <w:abstractNumId w:val="45"/>
  </w:num>
  <w:num w:numId="40">
    <w:abstractNumId w:val="26"/>
  </w:num>
  <w:num w:numId="41">
    <w:abstractNumId w:val="34"/>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tente di Microsoft Office">
    <w15:presenceInfo w15:providerId="None" w15:userId="Utente di Microsoft Office"/>
  </w15:person>
  <w15:person w15:author="Matthew Reeve">
    <w15:presenceInfo w15:providerId="None" w15:userId="Matthew Ree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GrammaticalError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markup="0"/>
  <w:trackRevisions/>
  <w:defaultTabStop w:val="643"/>
  <w:hyphenationZone w:val="425"/>
  <w:characterSpacingControl w:val="doNotCompress"/>
  <w:hdrShapeDefaults>
    <o:shapedefaults v:ext="edit" spidmax="6145"/>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358"/>
    <w:rsid w:val="00012310"/>
    <w:rsid w:val="0002249F"/>
    <w:rsid w:val="0002567E"/>
    <w:rsid w:val="000373AC"/>
    <w:rsid w:val="000511F2"/>
    <w:rsid w:val="00052980"/>
    <w:rsid w:val="000608FD"/>
    <w:rsid w:val="00063B01"/>
    <w:rsid w:val="00066746"/>
    <w:rsid w:val="000755E0"/>
    <w:rsid w:val="00083BB1"/>
    <w:rsid w:val="0008682C"/>
    <w:rsid w:val="00087C97"/>
    <w:rsid w:val="00091462"/>
    <w:rsid w:val="0009549F"/>
    <w:rsid w:val="000B0FE6"/>
    <w:rsid w:val="000D11D2"/>
    <w:rsid w:val="000D3BC3"/>
    <w:rsid w:val="000E2BB1"/>
    <w:rsid w:val="000E549A"/>
    <w:rsid w:val="000F05B3"/>
    <w:rsid w:val="000F26A3"/>
    <w:rsid w:val="000F36E9"/>
    <w:rsid w:val="000F65A3"/>
    <w:rsid w:val="000F7233"/>
    <w:rsid w:val="0010519A"/>
    <w:rsid w:val="00105D17"/>
    <w:rsid w:val="001134FD"/>
    <w:rsid w:val="00114E5E"/>
    <w:rsid w:val="00116646"/>
    <w:rsid w:val="00117965"/>
    <w:rsid w:val="0012430F"/>
    <w:rsid w:val="001419D2"/>
    <w:rsid w:val="00141C00"/>
    <w:rsid w:val="00142F0B"/>
    <w:rsid w:val="00151DB8"/>
    <w:rsid w:val="0015246A"/>
    <w:rsid w:val="00153140"/>
    <w:rsid w:val="0017033D"/>
    <w:rsid w:val="00170A86"/>
    <w:rsid w:val="0018090E"/>
    <w:rsid w:val="0018343D"/>
    <w:rsid w:val="00186FEE"/>
    <w:rsid w:val="001A199E"/>
    <w:rsid w:val="001A61D9"/>
    <w:rsid w:val="001B41FB"/>
    <w:rsid w:val="001B51EC"/>
    <w:rsid w:val="001C4305"/>
    <w:rsid w:val="001C659B"/>
    <w:rsid w:val="001D31D6"/>
    <w:rsid w:val="001D7464"/>
    <w:rsid w:val="001E282A"/>
    <w:rsid w:val="001F14D9"/>
    <w:rsid w:val="001F22D5"/>
    <w:rsid w:val="00203460"/>
    <w:rsid w:val="002200AF"/>
    <w:rsid w:val="00225116"/>
    <w:rsid w:val="00233EA9"/>
    <w:rsid w:val="00237DE9"/>
    <w:rsid w:val="00244B6C"/>
    <w:rsid w:val="002463E6"/>
    <w:rsid w:val="002472F8"/>
    <w:rsid w:val="00273B65"/>
    <w:rsid w:val="00277DF2"/>
    <w:rsid w:val="00287C82"/>
    <w:rsid w:val="002920A4"/>
    <w:rsid w:val="002A1971"/>
    <w:rsid w:val="002B550D"/>
    <w:rsid w:val="002B7543"/>
    <w:rsid w:val="002C0079"/>
    <w:rsid w:val="002C5835"/>
    <w:rsid w:val="002E041D"/>
    <w:rsid w:val="002F00DA"/>
    <w:rsid w:val="0030037C"/>
    <w:rsid w:val="003134C9"/>
    <w:rsid w:val="00316A98"/>
    <w:rsid w:val="00325049"/>
    <w:rsid w:val="00326847"/>
    <w:rsid w:val="003365D8"/>
    <w:rsid w:val="00342F59"/>
    <w:rsid w:val="0034698A"/>
    <w:rsid w:val="00353EC0"/>
    <w:rsid w:val="003600FD"/>
    <w:rsid w:val="0036539D"/>
    <w:rsid w:val="00367C9E"/>
    <w:rsid w:val="00383B2F"/>
    <w:rsid w:val="00383B3B"/>
    <w:rsid w:val="0039019F"/>
    <w:rsid w:val="003951B6"/>
    <w:rsid w:val="00397765"/>
    <w:rsid w:val="003B45AA"/>
    <w:rsid w:val="003B63D5"/>
    <w:rsid w:val="003B6AF7"/>
    <w:rsid w:val="003D748B"/>
    <w:rsid w:val="003E4499"/>
    <w:rsid w:val="003F2DF3"/>
    <w:rsid w:val="003F36F8"/>
    <w:rsid w:val="003F59CF"/>
    <w:rsid w:val="004047CD"/>
    <w:rsid w:val="00414173"/>
    <w:rsid w:val="00415D8C"/>
    <w:rsid w:val="004249B7"/>
    <w:rsid w:val="00424F02"/>
    <w:rsid w:val="0042642E"/>
    <w:rsid w:val="00430972"/>
    <w:rsid w:val="0043141D"/>
    <w:rsid w:val="00433283"/>
    <w:rsid w:val="00451329"/>
    <w:rsid w:val="00454024"/>
    <w:rsid w:val="00454BDB"/>
    <w:rsid w:val="004638C9"/>
    <w:rsid w:val="00464960"/>
    <w:rsid w:val="00466AF1"/>
    <w:rsid w:val="00472F7A"/>
    <w:rsid w:val="004744F7"/>
    <w:rsid w:val="00481663"/>
    <w:rsid w:val="00494BE3"/>
    <w:rsid w:val="0049712A"/>
    <w:rsid w:val="004A33AE"/>
    <w:rsid w:val="004B24C0"/>
    <w:rsid w:val="004C1764"/>
    <w:rsid w:val="004D723E"/>
    <w:rsid w:val="004E1588"/>
    <w:rsid w:val="004E3C2A"/>
    <w:rsid w:val="00502608"/>
    <w:rsid w:val="00513886"/>
    <w:rsid w:val="00517485"/>
    <w:rsid w:val="0055103F"/>
    <w:rsid w:val="005653A8"/>
    <w:rsid w:val="0056795B"/>
    <w:rsid w:val="00570D20"/>
    <w:rsid w:val="00574989"/>
    <w:rsid w:val="00576F66"/>
    <w:rsid w:val="005827B0"/>
    <w:rsid w:val="005871E8"/>
    <w:rsid w:val="005A383A"/>
    <w:rsid w:val="005A5D49"/>
    <w:rsid w:val="005B118A"/>
    <w:rsid w:val="005C397D"/>
    <w:rsid w:val="005C798A"/>
    <w:rsid w:val="005D14B1"/>
    <w:rsid w:val="005D4AE7"/>
    <w:rsid w:val="005E1F91"/>
    <w:rsid w:val="005E32B7"/>
    <w:rsid w:val="005F6EC1"/>
    <w:rsid w:val="00603AF3"/>
    <w:rsid w:val="00621819"/>
    <w:rsid w:val="006276DA"/>
    <w:rsid w:val="0064382B"/>
    <w:rsid w:val="006532B8"/>
    <w:rsid w:val="00654249"/>
    <w:rsid w:val="00664634"/>
    <w:rsid w:val="00684FE7"/>
    <w:rsid w:val="00687EE3"/>
    <w:rsid w:val="00691B8E"/>
    <w:rsid w:val="006944AF"/>
    <w:rsid w:val="006975F0"/>
    <w:rsid w:val="006A59FE"/>
    <w:rsid w:val="006A66F2"/>
    <w:rsid w:val="006A6C6A"/>
    <w:rsid w:val="006B2CC9"/>
    <w:rsid w:val="006C48FD"/>
    <w:rsid w:val="006D6DD7"/>
    <w:rsid w:val="006E4823"/>
    <w:rsid w:val="006E5DEE"/>
    <w:rsid w:val="007238C5"/>
    <w:rsid w:val="00730C73"/>
    <w:rsid w:val="0074554B"/>
    <w:rsid w:val="007475E4"/>
    <w:rsid w:val="0075058A"/>
    <w:rsid w:val="00763094"/>
    <w:rsid w:val="007831C7"/>
    <w:rsid w:val="00784A68"/>
    <w:rsid w:val="007852A9"/>
    <w:rsid w:val="007924D8"/>
    <w:rsid w:val="0079581F"/>
    <w:rsid w:val="007A0017"/>
    <w:rsid w:val="007A054C"/>
    <w:rsid w:val="007A106B"/>
    <w:rsid w:val="007C1E3B"/>
    <w:rsid w:val="007C56BC"/>
    <w:rsid w:val="007C7CE1"/>
    <w:rsid w:val="007D4394"/>
    <w:rsid w:val="007D486B"/>
    <w:rsid w:val="007E17CE"/>
    <w:rsid w:val="007F26CC"/>
    <w:rsid w:val="007F2CDE"/>
    <w:rsid w:val="007F2E0B"/>
    <w:rsid w:val="00800EB9"/>
    <w:rsid w:val="0080303F"/>
    <w:rsid w:val="00805CBA"/>
    <w:rsid w:val="008144EB"/>
    <w:rsid w:val="00820073"/>
    <w:rsid w:val="008339EB"/>
    <w:rsid w:val="00836358"/>
    <w:rsid w:val="00837C58"/>
    <w:rsid w:val="008426C2"/>
    <w:rsid w:val="00855C25"/>
    <w:rsid w:val="00860774"/>
    <w:rsid w:val="00861DAF"/>
    <w:rsid w:val="00867562"/>
    <w:rsid w:val="008909A6"/>
    <w:rsid w:val="008971B1"/>
    <w:rsid w:val="008B061F"/>
    <w:rsid w:val="008B51B6"/>
    <w:rsid w:val="008D3501"/>
    <w:rsid w:val="008D71F7"/>
    <w:rsid w:val="008E206F"/>
    <w:rsid w:val="00906C91"/>
    <w:rsid w:val="0091617A"/>
    <w:rsid w:val="0092016C"/>
    <w:rsid w:val="00920732"/>
    <w:rsid w:val="0093788A"/>
    <w:rsid w:val="00956419"/>
    <w:rsid w:val="00962D46"/>
    <w:rsid w:val="00967276"/>
    <w:rsid w:val="00972AD0"/>
    <w:rsid w:val="00975D64"/>
    <w:rsid w:val="00982F1B"/>
    <w:rsid w:val="00984D88"/>
    <w:rsid w:val="0098686D"/>
    <w:rsid w:val="00990982"/>
    <w:rsid w:val="00997124"/>
    <w:rsid w:val="009971C6"/>
    <w:rsid w:val="009A2647"/>
    <w:rsid w:val="009B4E55"/>
    <w:rsid w:val="009C290B"/>
    <w:rsid w:val="009C2B7F"/>
    <w:rsid w:val="009D2AB4"/>
    <w:rsid w:val="009D6A55"/>
    <w:rsid w:val="009E3B55"/>
    <w:rsid w:val="009E3E03"/>
    <w:rsid w:val="009E76D0"/>
    <w:rsid w:val="00A0228A"/>
    <w:rsid w:val="00A03581"/>
    <w:rsid w:val="00A2321B"/>
    <w:rsid w:val="00A256BD"/>
    <w:rsid w:val="00A267C3"/>
    <w:rsid w:val="00A27506"/>
    <w:rsid w:val="00A377E5"/>
    <w:rsid w:val="00A43C38"/>
    <w:rsid w:val="00A5100F"/>
    <w:rsid w:val="00A51EB9"/>
    <w:rsid w:val="00A60220"/>
    <w:rsid w:val="00A6213D"/>
    <w:rsid w:val="00A62953"/>
    <w:rsid w:val="00A66D8C"/>
    <w:rsid w:val="00A72AE3"/>
    <w:rsid w:val="00A74961"/>
    <w:rsid w:val="00A77446"/>
    <w:rsid w:val="00A85C28"/>
    <w:rsid w:val="00A97327"/>
    <w:rsid w:val="00AB42A5"/>
    <w:rsid w:val="00AC0EBA"/>
    <w:rsid w:val="00AC1811"/>
    <w:rsid w:val="00AC2B48"/>
    <w:rsid w:val="00AC39C2"/>
    <w:rsid w:val="00AD5B61"/>
    <w:rsid w:val="00AF10E7"/>
    <w:rsid w:val="00AF2C34"/>
    <w:rsid w:val="00B11F0E"/>
    <w:rsid w:val="00B152E0"/>
    <w:rsid w:val="00B23594"/>
    <w:rsid w:val="00B31CA9"/>
    <w:rsid w:val="00B3294D"/>
    <w:rsid w:val="00B424FC"/>
    <w:rsid w:val="00B44E12"/>
    <w:rsid w:val="00B46889"/>
    <w:rsid w:val="00B478C2"/>
    <w:rsid w:val="00B61A44"/>
    <w:rsid w:val="00B70DA0"/>
    <w:rsid w:val="00B726C8"/>
    <w:rsid w:val="00B72B38"/>
    <w:rsid w:val="00B8169B"/>
    <w:rsid w:val="00B82C49"/>
    <w:rsid w:val="00B940E5"/>
    <w:rsid w:val="00B9552E"/>
    <w:rsid w:val="00B95A42"/>
    <w:rsid w:val="00B979ED"/>
    <w:rsid w:val="00BA2878"/>
    <w:rsid w:val="00BB1422"/>
    <w:rsid w:val="00BC07DB"/>
    <w:rsid w:val="00BC312F"/>
    <w:rsid w:val="00BD01DF"/>
    <w:rsid w:val="00BD2618"/>
    <w:rsid w:val="00BD5B47"/>
    <w:rsid w:val="00BF160F"/>
    <w:rsid w:val="00BF2F92"/>
    <w:rsid w:val="00BF77D9"/>
    <w:rsid w:val="00C02954"/>
    <w:rsid w:val="00C02DC9"/>
    <w:rsid w:val="00C03B54"/>
    <w:rsid w:val="00C10ED7"/>
    <w:rsid w:val="00C1556A"/>
    <w:rsid w:val="00C22B50"/>
    <w:rsid w:val="00C255A2"/>
    <w:rsid w:val="00C30C83"/>
    <w:rsid w:val="00C42FFD"/>
    <w:rsid w:val="00C47669"/>
    <w:rsid w:val="00C510F6"/>
    <w:rsid w:val="00C55EF8"/>
    <w:rsid w:val="00C62D89"/>
    <w:rsid w:val="00C62DF2"/>
    <w:rsid w:val="00C65098"/>
    <w:rsid w:val="00C76985"/>
    <w:rsid w:val="00C77658"/>
    <w:rsid w:val="00C77A3A"/>
    <w:rsid w:val="00C800D3"/>
    <w:rsid w:val="00C97088"/>
    <w:rsid w:val="00C97A21"/>
    <w:rsid w:val="00CA60A7"/>
    <w:rsid w:val="00CB1B64"/>
    <w:rsid w:val="00CB6AD0"/>
    <w:rsid w:val="00CF2A3A"/>
    <w:rsid w:val="00CF6A87"/>
    <w:rsid w:val="00D0727B"/>
    <w:rsid w:val="00D106B4"/>
    <w:rsid w:val="00D22112"/>
    <w:rsid w:val="00D26787"/>
    <w:rsid w:val="00D30DE4"/>
    <w:rsid w:val="00D41457"/>
    <w:rsid w:val="00D46D0E"/>
    <w:rsid w:val="00D54E01"/>
    <w:rsid w:val="00D6131E"/>
    <w:rsid w:val="00D6596E"/>
    <w:rsid w:val="00D764DF"/>
    <w:rsid w:val="00D77D56"/>
    <w:rsid w:val="00D80D61"/>
    <w:rsid w:val="00DA4C0B"/>
    <w:rsid w:val="00DB0B74"/>
    <w:rsid w:val="00DC0B02"/>
    <w:rsid w:val="00DC133D"/>
    <w:rsid w:val="00DC7773"/>
    <w:rsid w:val="00DE3E13"/>
    <w:rsid w:val="00DE7973"/>
    <w:rsid w:val="00DF02D3"/>
    <w:rsid w:val="00DF1D17"/>
    <w:rsid w:val="00E01802"/>
    <w:rsid w:val="00E10E5B"/>
    <w:rsid w:val="00E32325"/>
    <w:rsid w:val="00E33504"/>
    <w:rsid w:val="00E42CDE"/>
    <w:rsid w:val="00E44F71"/>
    <w:rsid w:val="00E4657E"/>
    <w:rsid w:val="00E517F5"/>
    <w:rsid w:val="00E558A6"/>
    <w:rsid w:val="00E57EC1"/>
    <w:rsid w:val="00E726B8"/>
    <w:rsid w:val="00E80518"/>
    <w:rsid w:val="00E82BA0"/>
    <w:rsid w:val="00E8567F"/>
    <w:rsid w:val="00E910D0"/>
    <w:rsid w:val="00E969CC"/>
    <w:rsid w:val="00EA471B"/>
    <w:rsid w:val="00EA7C43"/>
    <w:rsid w:val="00EB5C0A"/>
    <w:rsid w:val="00EC1F98"/>
    <w:rsid w:val="00ED499A"/>
    <w:rsid w:val="00EE3290"/>
    <w:rsid w:val="00EF4AA3"/>
    <w:rsid w:val="00EF77E1"/>
    <w:rsid w:val="00F108C1"/>
    <w:rsid w:val="00F11CD2"/>
    <w:rsid w:val="00F143D5"/>
    <w:rsid w:val="00F20FD5"/>
    <w:rsid w:val="00F301FB"/>
    <w:rsid w:val="00F35A2B"/>
    <w:rsid w:val="00F41852"/>
    <w:rsid w:val="00F5354B"/>
    <w:rsid w:val="00F65011"/>
    <w:rsid w:val="00F72F56"/>
    <w:rsid w:val="00F7519A"/>
    <w:rsid w:val="00F81C62"/>
    <w:rsid w:val="00F82D78"/>
    <w:rsid w:val="00F8323D"/>
    <w:rsid w:val="00FA45F7"/>
    <w:rsid w:val="00FB71E5"/>
    <w:rsid w:val="00FB7E22"/>
    <w:rsid w:val="00FD29F3"/>
    <w:rsid w:val="00FD3CC3"/>
    <w:rsid w:val="00FD6452"/>
    <w:rsid w:val="00FE4CA3"/>
    <w:rsid w:val="00FF0D32"/>
    <w:rsid w:val="00FF1C73"/>
    <w:rsid w:val="00FF3BBF"/>
    <w:rsid w:val="00FF7978"/>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6F07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endnote reference" w:uiPriority="0"/>
    <w:lsdException w:name="endnote text" w:uiPriority="0"/>
    <w:lsdException w:name="List"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HTML Top of Form" w:uiPriority="0"/>
    <w:lsdException w:name="HTML Cite"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D26787"/>
    <w:pPr>
      <w:spacing w:after="0"/>
    </w:pPr>
    <w:rPr>
      <w:rFonts w:ascii="Times New Roman" w:eastAsia="Times New Roman" w:hAnsi="Times New Roman" w:cs="Times New Roman"/>
      <w:sz w:val="24"/>
      <w:szCs w:val="24"/>
      <w:lang w:eastAsia="ar-SA"/>
    </w:rPr>
  </w:style>
  <w:style w:type="paragraph" w:styleId="1">
    <w:name w:val="heading 1"/>
    <w:basedOn w:val="a0"/>
    <w:next w:val="a0"/>
    <w:link w:val="1Char"/>
    <w:qFormat/>
    <w:rsid w:val="005D4AE7"/>
    <w:pPr>
      <w:numPr>
        <w:numId w:val="1"/>
      </w:numPr>
      <w:spacing w:before="240" w:after="120"/>
      <w:outlineLvl w:val="0"/>
    </w:pPr>
    <w:rPr>
      <w:rFonts w:ascii="Arial" w:hAnsi="Arial"/>
      <w:b/>
      <w:bCs/>
      <w:sz w:val="36"/>
      <w:szCs w:val="36"/>
    </w:rPr>
  </w:style>
  <w:style w:type="paragraph" w:styleId="2">
    <w:name w:val="heading 2"/>
    <w:basedOn w:val="a0"/>
    <w:next w:val="a0"/>
    <w:link w:val="2Char"/>
    <w:qFormat/>
    <w:rsid w:val="005D4AE7"/>
    <w:pPr>
      <w:spacing w:before="320" w:after="120"/>
      <w:outlineLvl w:val="1"/>
    </w:pPr>
    <w:rPr>
      <w:rFonts w:ascii="Arial" w:hAnsi="Arial"/>
      <w:b/>
      <w:bCs/>
      <w:sz w:val="32"/>
      <w:szCs w:val="32"/>
    </w:rPr>
  </w:style>
  <w:style w:type="paragraph" w:styleId="3">
    <w:name w:val="heading 3"/>
    <w:basedOn w:val="a0"/>
    <w:next w:val="a0"/>
    <w:link w:val="3Char"/>
    <w:qFormat/>
    <w:rsid w:val="005D4AE7"/>
    <w:pPr>
      <w:numPr>
        <w:ilvl w:val="2"/>
        <w:numId w:val="1"/>
      </w:numPr>
      <w:spacing w:before="140"/>
      <w:outlineLvl w:val="2"/>
    </w:pPr>
    <w:rPr>
      <w:rFonts w:ascii="Arial" w:hAnsi="Arial"/>
      <w:b/>
      <w:sz w:val="28"/>
      <w:szCs w:val="28"/>
    </w:rPr>
  </w:style>
  <w:style w:type="paragraph" w:styleId="4">
    <w:name w:val="heading 4"/>
    <w:basedOn w:val="a0"/>
    <w:next w:val="a0"/>
    <w:link w:val="4Char"/>
    <w:unhideWhenUsed/>
    <w:qFormat/>
    <w:rsid w:val="000F36E9"/>
    <w:pPr>
      <w:keepLines/>
      <w:spacing w:before="40"/>
      <w:outlineLvl w:val="3"/>
    </w:pPr>
    <w:rPr>
      <w:rFonts w:asciiTheme="majorHAnsi" w:eastAsiaTheme="majorEastAsia" w:hAnsiTheme="majorHAnsi" w:cs="Mangal"/>
      <w:i/>
      <w:iCs/>
      <w:color w:val="2E74B5" w:themeColor="accent1" w:themeShade="BF"/>
      <w:szCs w:val="21"/>
    </w:rPr>
  </w:style>
  <w:style w:type="paragraph" w:styleId="5">
    <w:name w:val="heading 5"/>
    <w:basedOn w:val="a0"/>
    <w:next w:val="a0"/>
    <w:link w:val="5Char"/>
    <w:unhideWhenUsed/>
    <w:qFormat/>
    <w:rsid w:val="00C76985"/>
    <w:pPr>
      <w:keepNext/>
      <w:keepLines/>
      <w:tabs>
        <w:tab w:val="left" w:pos="425"/>
      </w:tabs>
      <w:spacing w:line="360" w:lineRule="auto"/>
      <w:contextualSpacing/>
      <w:jc w:val="both"/>
      <w:outlineLvl w:val="4"/>
    </w:pPr>
    <w:rPr>
      <w:rFonts w:asciiTheme="majorHAnsi" w:eastAsiaTheme="majorEastAsia" w:hAnsiTheme="majorHAnsi" w:cstheme="majorBidi"/>
      <w:color w:val="000000" w:themeColor="text1"/>
      <w:lang w:val="en-GB" w:eastAsia="en-US"/>
    </w:rPr>
  </w:style>
  <w:style w:type="paragraph" w:styleId="6">
    <w:name w:val="heading 6"/>
    <w:basedOn w:val="a0"/>
    <w:next w:val="a0"/>
    <w:link w:val="6Char"/>
    <w:qFormat/>
    <w:rsid w:val="005D4AE7"/>
    <w:pPr>
      <w:numPr>
        <w:ilvl w:val="5"/>
        <w:numId w:val="1"/>
      </w:numPr>
      <w:spacing w:before="60" w:after="60"/>
      <w:outlineLvl w:val="5"/>
    </w:pPr>
    <w:rPr>
      <w:rFonts w:ascii="Arial" w:hAnsi="Arial"/>
      <w:b/>
      <w:bCs/>
      <w:i/>
      <w:iCs/>
    </w:rPr>
  </w:style>
  <w:style w:type="paragraph" w:styleId="7">
    <w:name w:val="heading 7"/>
    <w:basedOn w:val="a0"/>
    <w:next w:val="a0"/>
    <w:link w:val="7Char"/>
    <w:qFormat/>
    <w:rsid w:val="005D4AE7"/>
    <w:pPr>
      <w:numPr>
        <w:ilvl w:val="6"/>
        <w:numId w:val="1"/>
      </w:numPr>
      <w:spacing w:before="60" w:after="60"/>
      <w:outlineLvl w:val="6"/>
    </w:pPr>
    <w:rPr>
      <w:rFonts w:ascii="Arial" w:hAnsi="Arial"/>
      <w:b/>
      <w:bCs/>
      <w:sz w:val="22"/>
      <w:szCs w:val="22"/>
    </w:rPr>
  </w:style>
  <w:style w:type="paragraph" w:styleId="8">
    <w:name w:val="heading 8"/>
    <w:basedOn w:val="a0"/>
    <w:next w:val="a0"/>
    <w:link w:val="8Char"/>
    <w:qFormat/>
    <w:rsid w:val="005D4AE7"/>
    <w:pPr>
      <w:numPr>
        <w:ilvl w:val="7"/>
        <w:numId w:val="1"/>
      </w:numPr>
      <w:spacing w:before="60" w:after="60"/>
      <w:outlineLvl w:val="7"/>
    </w:pPr>
    <w:rPr>
      <w:rFonts w:ascii="Arial" w:hAnsi="Arial"/>
      <w:b/>
      <w:bCs/>
      <w:i/>
      <w:iCs/>
      <w:sz w:val="22"/>
      <w:szCs w:val="22"/>
    </w:rPr>
  </w:style>
  <w:style w:type="paragraph" w:styleId="9">
    <w:name w:val="heading 9"/>
    <w:basedOn w:val="a0"/>
    <w:next w:val="a0"/>
    <w:link w:val="9Char"/>
    <w:qFormat/>
    <w:rsid w:val="005D4AE7"/>
    <w:pPr>
      <w:spacing w:before="60" w:after="60"/>
      <w:outlineLvl w:val="8"/>
    </w:pPr>
    <w:rPr>
      <w:rFonts w:ascii="Arial" w:hAnsi="Arial"/>
      <w:b/>
      <w:b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otnote reference"/>
    <w:uiPriority w:val="99"/>
    <w:rsid w:val="00D26787"/>
    <w:rPr>
      <w:position w:val="0"/>
      <w:sz w:val="13"/>
    </w:rPr>
  </w:style>
  <w:style w:type="character" w:styleId="a5">
    <w:name w:val="Hyperlink"/>
    <w:uiPriority w:val="99"/>
    <w:rPr>
      <w:color w:val="000080"/>
      <w:u w:val="single"/>
    </w:rPr>
  </w:style>
  <w:style w:type="character" w:customStyle="1" w:styleId="lsCategory">
    <w:name w:val="ls_Category"/>
    <w:qFormat/>
    <w:rPr>
      <w:smallCaps/>
    </w:rPr>
  </w:style>
  <w:style w:type="paragraph" w:customStyle="1" w:styleId="lsEnumerated">
    <w:name w:val="ls_Enumerated"/>
    <w:basedOn w:val="a0"/>
    <w:qFormat/>
    <w:rsid w:val="003951B6"/>
    <w:pPr>
      <w:numPr>
        <w:numId w:val="4"/>
      </w:numPr>
      <w:spacing w:after="140" w:line="288" w:lineRule="auto"/>
    </w:pPr>
  </w:style>
  <w:style w:type="paragraph" w:styleId="a6">
    <w:name w:val="Quote"/>
    <w:aliases w:val="ls_Quote"/>
    <w:basedOn w:val="a0"/>
    <w:link w:val="Char"/>
    <w:qFormat/>
    <w:pPr>
      <w:spacing w:after="283"/>
      <w:ind w:left="567" w:right="567"/>
    </w:pPr>
  </w:style>
  <w:style w:type="paragraph" w:styleId="a7">
    <w:name w:val="Title"/>
    <w:aliases w:val="ls_Title"/>
    <w:basedOn w:val="a0"/>
    <w:next w:val="a0"/>
    <w:link w:val="Char0"/>
    <w:qFormat/>
    <w:rsid w:val="005D4AE7"/>
    <w:pPr>
      <w:spacing w:before="240" w:after="120"/>
      <w:jc w:val="center"/>
    </w:pPr>
    <w:rPr>
      <w:rFonts w:ascii="Arial" w:hAnsi="Arial"/>
      <w:b/>
      <w:bCs/>
      <w:sz w:val="56"/>
      <w:szCs w:val="56"/>
    </w:rPr>
  </w:style>
  <w:style w:type="paragraph" w:styleId="a8">
    <w:name w:val="footer"/>
    <w:basedOn w:val="a0"/>
    <w:link w:val="Char1"/>
    <w:pPr>
      <w:suppressLineNumbers/>
      <w:tabs>
        <w:tab w:val="center" w:pos="4819"/>
        <w:tab w:val="right" w:pos="9638"/>
      </w:tabs>
    </w:pPr>
  </w:style>
  <w:style w:type="paragraph" w:customStyle="1" w:styleId="lsBulletList">
    <w:name w:val="ls_BulletList"/>
    <w:qFormat/>
    <w:rsid w:val="005D4AE7"/>
    <w:pPr>
      <w:numPr>
        <w:numId w:val="3"/>
      </w:numPr>
    </w:pPr>
    <w:rPr>
      <w:rFonts w:ascii="Times New Roman" w:eastAsia="Droid Sans Fallback" w:hAnsi="Times New Roman" w:cs="FreeSans"/>
      <w:sz w:val="24"/>
      <w:szCs w:val="24"/>
      <w:lang w:val="en-US" w:eastAsia="hi-IN" w:bidi="hi-IN"/>
    </w:rPr>
  </w:style>
  <w:style w:type="paragraph" w:customStyle="1" w:styleId="lsTable">
    <w:name w:val="ls_Table"/>
    <w:basedOn w:val="lsTableHeading"/>
    <w:qFormat/>
    <w:rsid w:val="005D4AE7"/>
    <w:pPr>
      <w:suppressLineNumbers/>
      <w:spacing w:before="29"/>
    </w:pPr>
    <w:rPr>
      <w:b w:val="0"/>
    </w:rPr>
  </w:style>
  <w:style w:type="paragraph" w:customStyle="1" w:styleId="lsTableHeading">
    <w:name w:val="ls_TableHeading"/>
    <w:basedOn w:val="a0"/>
    <w:qFormat/>
    <w:rsid w:val="002463E6"/>
    <w:pPr>
      <w:spacing w:line="276" w:lineRule="auto"/>
    </w:pPr>
    <w:rPr>
      <w:b/>
    </w:rPr>
  </w:style>
  <w:style w:type="paragraph" w:styleId="a9">
    <w:name w:val="caption"/>
    <w:basedOn w:val="a0"/>
    <w:qFormat/>
    <w:pPr>
      <w:suppressLineNumbers/>
      <w:spacing w:before="120" w:after="120"/>
    </w:pPr>
    <w:rPr>
      <w:i/>
      <w:iCs/>
      <w:sz w:val="20"/>
      <w:szCs w:val="20"/>
    </w:rPr>
  </w:style>
  <w:style w:type="paragraph" w:styleId="aa">
    <w:name w:val="footnote text"/>
    <w:aliases w:val="Char6"/>
    <w:basedOn w:val="a0"/>
    <w:link w:val="Char2"/>
    <w:uiPriority w:val="99"/>
    <w:pPr>
      <w:suppressLineNumbers/>
      <w:ind w:left="339" w:hanging="339"/>
    </w:pPr>
    <w:rPr>
      <w:sz w:val="20"/>
      <w:szCs w:val="20"/>
    </w:rPr>
  </w:style>
  <w:style w:type="paragraph" w:customStyle="1" w:styleId="lsAbstract">
    <w:name w:val="ls_Abstract"/>
    <w:basedOn w:val="a0"/>
    <w:qFormat/>
    <w:pPr>
      <w:ind w:left="720" w:right="720"/>
      <w:jc w:val="both"/>
    </w:pPr>
    <w:rPr>
      <w:i/>
    </w:rPr>
  </w:style>
  <w:style w:type="paragraph" w:customStyle="1" w:styleId="lsConversationTranscript">
    <w:name w:val="ls_ConversationTranscript"/>
    <w:basedOn w:val="a0"/>
    <w:rsid w:val="003951B6"/>
    <w:pPr>
      <w:spacing w:after="140" w:line="288" w:lineRule="auto"/>
    </w:pPr>
    <w:rPr>
      <w:rFonts w:ascii="Courier New" w:hAnsi="Courier New"/>
    </w:rPr>
  </w:style>
  <w:style w:type="paragraph" w:customStyle="1" w:styleId="lsSourceline">
    <w:name w:val="ls_Sourceline"/>
    <w:next w:val="lsIMT"/>
    <w:qFormat/>
    <w:rsid w:val="00AD5B61"/>
    <w:pPr>
      <w:keepNext/>
      <w:tabs>
        <w:tab w:val="left" w:pos="1077"/>
      </w:tabs>
      <w:suppressAutoHyphens/>
      <w:spacing w:after="0" w:line="240" w:lineRule="auto"/>
      <w:ind w:left="1077"/>
    </w:pPr>
    <w:rPr>
      <w:rFonts w:ascii="Times New Roman" w:eastAsia="Droid Sans Fallback" w:hAnsi="Times New Roman" w:cs="FreeSans"/>
      <w:i/>
      <w:sz w:val="24"/>
      <w:szCs w:val="24"/>
      <w:lang w:val="en-US" w:eastAsia="hi-IN" w:bidi="hi-IN"/>
    </w:rPr>
  </w:style>
  <w:style w:type="paragraph" w:customStyle="1" w:styleId="lsIMT">
    <w:name w:val="ls_IMT"/>
    <w:basedOn w:val="lsSourceline"/>
    <w:next w:val="lsTranslation"/>
    <w:qFormat/>
    <w:rsid w:val="00AD5B61"/>
    <w:rPr>
      <w:i w:val="0"/>
    </w:rPr>
  </w:style>
  <w:style w:type="paragraph" w:customStyle="1" w:styleId="lsTranslation">
    <w:name w:val="ls_Translation"/>
    <w:next w:val="lsLanginfo"/>
    <w:autoRedefine/>
    <w:qFormat/>
    <w:rsid w:val="00906C91"/>
    <w:pPr>
      <w:keepNext/>
      <w:suppressAutoHyphens/>
      <w:spacing w:line="100" w:lineRule="atLeast"/>
      <w:ind w:left="1077"/>
    </w:pPr>
    <w:rPr>
      <w:rFonts w:ascii="Times New Roman" w:eastAsia="Droid Sans Fallback" w:hAnsi="Times New Roman" w:cs="FreeSans"/>
      <w:iCs/>
      <w:sz w:val="24"/>
      <w:szCs w:val="24"/>
      <w:lang w:val="en-US" w:eastAsia="hi-IN" w:bidi="hi-IN"/>
    </w:rPr>
  </w:style>
  <w:style w:type="paragraph" w:customStyle="1" w:styleId="lsLanginfo">
    <w:name w:val="ls_Langinfo"/>
    <w:next w:val="lsSourceline"/>
    <w:qFormat/>
    <w:rsid w:val="00AD5B61"/>
    <w:pPr>
      <w:keepNext/>
      <w:numPr>
        <w:numId w:val="2"/>
      </w:numPr>
      <w:spacing w:after="0" w:line="240" w:lineRule="auto"/>
      <w:ind w:left="113" w:firstLine="0"/>
    </w:pPr>
    <w:rPr>
      <w:rFonts w:ascii="Times New Roman" w:eastAsia="Times New Roman" w:hAnsi="Times New Roman" w:cs="Times New Roman"/>
      <w:sz w:val="24"/>
      <w:szCs w:val="20"/>
    </w:rPr>
  </w:style>
  <w:style w:type="paragraph" w:customStyle="1" w:styleId="lsTranslationSubexample">
    <w:name w:val="ls_Translation_Subexample"/>
    <w:basedOn w:val="lsTranslation"/>
    <w:next w:val="lsLanginfo"/>
    <w:qFormat/>
  </w:style>
  <w:style w:type="character" w:customStyle="1" w:styleId="4Char">
    <w:name w:val="标题 4 Char"/>
    <w:basedOn w:val="a1"/>
    <w:link w:val="4"/>
    <w:rsid w:val="000F36E9"/>
    <w:rPr>
      <w:rFonts w:asciiTheme="majorHAnsi" w:eastAsiaTheme="majorEastAsia" w:hAnsiTheme="majorHAnsi" w:cs="Mangal"/>
      <w:i/>
      <w:iCs/>
      <w:color w:val="2E74B5" w:themeColor="accent1" w:themeShade="BF"/>
      <w:sz w:val="24"/>
      <w:szCs w:val="21"/>
      <w:lang w:val="en-US" w:eastAsia="hi-IN" w:bidi="hi-IN"/>
    </w:rPr>
  </w:style>
  <w:style w:type="paragraph" w:customStyle="1" w:styleId="lsSection1">
    <w:name w:val="ls_Section1"/>
    <w:basedOn w:val="1"/>
    <w:next w:val="a0"/>
    <w:autoRedefine/>
    <w:qFormat/>
    <w:rsid w:val="008D3501"/>
    <w:pPr>
      <w:numPr>
        <w:numId w:val="0"/>
      </w:numPr>
      <w:spacing w:before="0" w:after="0" w:line="276" w:lineRule="auto"/>
    </w:pPr>
    <w:rPr>
      <w:rFonts w:ascii="Times New Roman" w:hAnsi="Times New Roman"/>
      <w:lang w:val="en-US"/>
    </w:rPr>
  </w:style>
  <w:style w:type="paragraph" w:customStyle="1" w:styleId="lsSection2">
    <w:name w:val="ls_Section2"/>
    <w:basedOn w:val="2"/>
    <w:next w:val="a0"/>
    <w:autoRedefine/>
    <w:qFormat/>
    <w:rsid w:val="00AB42A5"/>
    <w:pPr>
      <w:spacing w:line="276" w:lineRule="auto"/>
      <w:ind w:left="360" w:hanging="360"/>
    </w:pPr>
    <w:rPr>
      <w:rFonts w:ascii="Times New Roman" w:hAnsi="Times New Roman"/>
      <w:lang w:val="en-US"/>
    </w:rPr>
  </w:style>
  <w:style w:type="paragraph" w:customStyle="1" w:styleId="lsSection3">
    <w:name w:val="ls_Section3"/>
    <w:basedOn w:val="3"/>
    <w:next w:val="a0"/>
    <w:autoRedefine/>
    <w:qFormat/>
    <w:rsid w:val="00D0727B"/>
    <w:pPr>
      <w:numPr>
        <w:numId w:val="5"/>
      </w:numPr>
      <w:ind w:left="823"/>
    </w:pPr>
  </w:style>
  <w:style w:type="paragraph" w:customStyle="1" w:styleId="lsSection4">
    <w:name w:val="ls_Section4"/>
    <w:basedOn w:val="lsSection3"/>
    <w:next w:val="a0"/>
    <w:autoRedefine/>
    <w:qFormat/>
    <w:rsid w:val="00D0727B"/>
    <w:pPr>
      <w:numPr>
        <w:ilvl w:val="3"/>
      </w:numPr>
      <w:ind w:left="360"/>
    </w:pPr>
    <w:rPr>
      <w:sz w:val="24"/>
    </w:rPr>
  </w:style>
  <w:style w:type="paragraph" w:styleId="ab">
    <w:name w:val="List Paragraph"/>
    <w:basedOn w:val="a0"/>
    <w:uiPriority w:val="34"/>
    <w:qFormat/>
    <w:rsid w:val="00433283"/>
    <w:pPr>
      <w:ind w:left="720"/>
      <w:contextualSpacing/>
    </w:pPr>
    <w:rPr>
      <w:rFonts w:ascii="Garamond" w:eastAsiaTheme="minorEastAsia" w:hAnsi="Garamond" w:cstheme="minorBidi"/>
      <w:szCs w:val="22"/>
      <w:lang w:val="en-GB" w:eastAsia="zh-CN"/>
    </w:rPr>
  </w:style>
  <w:style w:type="character" w:customStyle="1" w:styleId="10">
    <w:name w:val="未处理的提及1"/>
    <w:basedOn w:val="a1"/>
    <w:uiPriority w:val="99"/>
    <w:semiHidden/>
    <w:unhideWhenUsed/>
    <w:rsid w:val="00433283"/>
    <w:rPr>
      <w:color w:val="808080"/>
      <w:shd w:val="clear" w:color="auto" w:fill="E6E6E6"/>
    </w:rPr>
  </w:style>
  <w:style w:type="character" w:styleId="ac">
    <w:name w:val="annotation reference"/>
    <w:basedOn w:val="a1"/>
    <w:uiPriority w:val="99"/>
    <w:unhideWhenUsed/>
    <w:rsid w:val="00433283"/>
    <w:rPr>
      <w:sz w:val="16"/>
      <w:szCs w:val="16"/>
    </w:rPr>
  </w:style>
  <w:style w:type="paragraph" w:styleId="ad">
    <w:name w:val="annotation text"/>
    <w:basedOn w:val="a0"/>
    <w:link w:val="Char3"/>
    <w:uiPriority w:val="99"/>
    <w:unhideWhenUsed/>
    <w:rsid w:val="00433283"/>
    <w:pPr>
      <w:spacing w:after="200"/>
    </w:pPr>
    <w:rPr>
      <w:rFonts w:asciiTheme="minorHAnsi" w:eastAsiaTheme="minorHAnsi" w:hAnsiTheme="minorHAnsi" w:cstheme="minorBidi"/>
      <w:sz w:val="20"/>
      <w:szCs w:val="20"/>
      <w:lang w:eastAsia="en-US"/>
    </w:rPr>
  </w:style>
  <w:style w:type="character" w:customStyle="1" w:styleId="Char3">
    <w:name w:val="批注文字 Char"/>
    <w:basedOn w:val="a1"/>
    <w:link w:val="ad"/>
    <w:uiPriority w:val="99"/>
    <w:rsid w:val="00433283"/>
    <w:rPr>
      <w:rFonts w:eastAsiaTheme="minorHAnsi"/>
      <w:sz w:val="20"/>
      <w:szCs w:val="20"/>
      <w:lang w:eastAsia="en-US"/>
    </w:rPr>
  </w:style>
  <w:style w:type="paragraph" w:styleId="ae">
    <w:name w:val="Balloon Text"/>
    <w:basedOn w:val="a0"/>
    <w:link w:val="Char4"/>
    <w:uiPriority w:val="99"/>
    <w:unhideWhenUsed/>
    <w:rsid w:val="00433283"/>
    <w:rPr>
      <w:rFonts w:ascii="Microsoft YaHei UI" w:eastAsia="Microsoft YaHei UI" w:hAnsi="Garamond" w:cstheme="minorBidi"/>
      <w:sz w:val="18"/>
      <w:szCs w:val="18"/>
      <w:lang w:val="en-GB" w:eastAsia="zh-CN"/>
    </w:rPr>
  </w:style>
  <w:style w:type="character" w:customStyle="1" w:styleId="Char4">
    <w:name w:val="批注框文本 Char"/>
    <w:basedOn w:val="a1"/>
    <w:link w:val="ae"/>
    <w:uiPriority w:val="99"/>
    <w:rsid w:val="00433283"/>
    <w:rPr>
      <w:rFonts w:ascii="Microsoft YaHei UI" w:eastAsia="Microsoft YaHei UI" w:hAnsi="Garamond"/>
      <w:sz w:val="18"/>
      <w:szCs w:val="18"/>
      <w:lang w:val="en-GB" w:eastAsia="zh-CN"/>
    </w:rPr>
  </w:style>
  <w:style w:type="paragraph" w:styleId="af">
    <w:name w:val="annotation subject"/>
    <w:basedOn w:val="ad"/>
    <w:next w:val="ad"/>
    <w:link w:val="Char5"/>
    <w:uiPriority w:val="99"/>
    <w:unhideWhenUsed/>
    <w:rsid w:val="00433283"/>
    <w:pPr>
      <w:spacing w:after="0"/>
    </w:pPr>
    <w:rPr>
      <w:rFonts w:ascii="Garamond" w:eastAsiaTheme="minorEastAsia" w:hAnsi="Garamond"/>
      <w:b/>
      <w:bCs/>
      <w:sz w:val="24"/>
      <w:szCs w:val="22"/>
      <w:lang w:val="en-GB" w:eastAsia="zh-CN"/>
    </w:rPr>
  </w:style>
  <w:style w:type="character" w:customStyle="1" w:styleId="Char5">
    <w:name w:val="批注主题 Char"/>
    <w:basedOn w:val="Char3"/>
    <w:link w:val="af"/>
    <w:uiPriority w:val="99"/>
    <w:rsid w:val="00433283"/>
    <w:rPr>
      <w:rFonts w:ascii="Garamond" w:eastAsiaTheme="minorHAnsi" w:hAnsi="Garamond"/>
      <w:b/>
      <w:bCs/>
      <w:sz w:val="24"/>
      <w:szCs w:val="20"/>
      <w:lang w:val="en-GB" w:eastAsia="zh-CN"/>
    </w:rPr>
  </w:style>
  <w:style w:type="paragraph" w:styleId="af0">
    <w:name w:val="header"/>
    <w:basedOn w:val="a0"/>
    <w:link w:val="Char6"/>
    <w:unhideWhenUsed/>
    <w:rsid w:val="00433283"/>
    <w:pPr>
      <w:tabs>
        <w:tab w:val="center" w:pos="4513"/>
        <w:tab w:val="right" w:pos="9026"/>
      </w:tabs>
    </w:pPr>
    <w:rPr>
      <w:rFonts w:ascii="Garamond" w:eastAsiaTheme="minorEastAsia" w:hAnsi="Garamond" w:cstheme="minorBidi"/>
      <w:szCs w:val="22"/>
      <w:lang w:val="en-GB" w:eastAsia="zh-CN"/>
    </w:rPr>
  </w:style>
  <w:style w:type="character" w:customStyle="1" w:styleId="Char6">
    <w:name w:val="页眉 Char"/>
    <w:basedOn w:val="a1"/>
    <w:link w:val="af0"/>
    <w:rsid w:val="00433283"/>
    <w:rPr>
      <w:rFonts w:ascii="Garamond" w:hAnsi="Garamond"/>
      <w:sz w:val="24"/>
      <w:lang w:val="en-GB" w:eastAsia="zh-CN"/>
    </w:rPr>
  </w:style>
  <w:style w:type="character" w:customStyle="1" w:styleId="Char1">
    <w:name w:val="页脚 Char"/>
    <w:basedOn w:val="a1"/>
    <w:link w:val="a8"/>
    <w:rsid w:val="00433283"/>
    <w:rPr>
      <w:rFonts w:ascii="Times New Roman" w:eastAsia="Times New Roman" w:hAnsi="Times New Roman" w:cs="Times New Roman"/>
      <w:sz w:val="24"/>
      <w:szCs w:val="24"/>
      <w:lang w:eastAsia="ar-SA"/>
    </w:rPr>
  </w:style>
  <w:style w:type="character" w:customStyle="1" w:styleId="Char2">
    <w:name w:val="脚注文本 Char"/>
    <w:aliases w:val="Char6 Char"/>
    <w:basedOn w:val="a1"/>
    <w:link w:val="aa"/>
    <w:uiPriority w:val="99"/>
    <w:rsid w:val="00433283"/>
    <w:rPr>
      <w:rFonts w:ascii="Times New Roman" w:eastAsia="Times New Roman" w:hAnsi="Times New Roman" w:cs="Times New Roman"/>
      <w:sz w:val="20"/>
      <w:szCs w:val="20"/>
      <w:lang w:eastAsia="ar-SA"/>
    </w:rPr>
  </w:style>
  <w:style w:type="paragraph" w:styleId="af1">
    <w:name w:val="Body Text"/>
    <w:basedOn w:val="a0"/>
    <w:link w:val="Char7"/>
    <w:unhideWhenUsed/>
    <w:rsid w:val="00433283"/>
    <w:pPr>
      <w:spacing w:after="120"/>
    </w:pPr>
    <w:rPr>
      <w:rFonts w:ascii="Garamond" w:eastAsiaTheme="minorEastAsia" w:hAnsi="Garamond" w:cstheme="minorBidi"/>
      <w:szCs w:val="22"/>
      <w:lang w:val="en-GB" w:eastAsia="zh-CN"/>
    </w:rPr>
  </w:style>
  <w:style w:type="character" w:customStyle="1" w:styleId="Char7">
    <w:name w:val="正文文本 Char"/>
    <w:basedOn w:val="a1"/>
    <w:link w:val="af1"/>
    <w:rsid w:val="00433283"/>
    <w:rPr>
      <w:rFonts w:ascii="Garamond" w:hAnsi="Garamond"/>
      <w:sz w:val="24"/>
      <w:lang w:val="en-GB" w:eastAsia="zh-CN"/>
    </w:rPr>
  </w:style>
  <w:style w:type="paragraph" w:styleId="af2">
    <w:name w:val="No Spacing"/>
    <w:uiPriority w:val="1"/>
    <w:qFormat/>
    <w:rsid w:val="00433283"/>
    <w:pPr>
      <w:suppressAutoHyphens/>
      <w:spacing w:after="0" w:line="240" w:lineRule="auto"/>
    </w:pPr>
    <w:rPr>
      <w:rFonts w:ascii="Calibri" w:eastAsia="Calibri" w:hAnsi="Calibri" w:cs="Calibri"/>
      <w:lang w:val="it-IT" w:eastAsia="ar-SA"/>
    </w:rPr>
  </w:style>
  <w:style w:type="table" w:styleId="af3">
    <w:name w:val="Table Grid"/>
    <w:basedOn w:val="a2"/>
    <w:uiPriority w:val="39"/>
    <w:rsid w:val="00C769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1"/>
    <w:link w:val="5"/>
    <w:rsid w:val="00C76985"/>
    <w:rPr>
      <w:rFonts w:asciiTheme="majorHAnsi" w:eastAsiaTheme="majorEastAsia" w:hAnsiTheme="majorHAnsi" w:cstheme="majorBidi"/>
      <w:color w:val="000000" w:themeColor="text1"/>
      <w:sz w:val="24"/>
      <w:szCs w:val="24"/>
      <w:lang w:val="en-GB" w:eastAsia="en-US"/>
    </w:rPr>
  </w:style>
  <w:style w:type="character" w:customStyle="1" w:styleId="1Char">
    <w:name w:val="标题 1 Char"/>
    <w:basedOn w:val="a1"/>
    <w:link w:val="1"/>
    <w:rsid w:val="00C76985"/>
    <w:rPr>
      <w:rFonts w:ascii="Arial" w:eastAsia="Times New Roman" w:hAnsi="Arial" w:cs="Times New Roman"/>
      <w:b/>
      <w:bCs/>
      <w:sz w:val="36"/>
      <w:szCs w:val="36"/>
      <w:lang w:eastAsia="ar-SA"/>
    </w:rPr>
  </w:style>
  <w:style w:type="character" w:customStyle="1" w:styleId="2Char">
    <w:name w:val="标题 2 Char"/>
    <w:basedOn w:val="a1"/>
    <w:link w:val="2"/>
    <w:rsid w:val="00C76985"/>
    <w:rPr>
      <w:rFonts w:ascii="Arial" w:eastAsia="Times New Roman" w:hAnsi="Arial" w:cs="Times New Roman"/>
      <w:b/>
      <w:bCs/>
      <w:sz w:val="32"/>
      <w:szCs w:val="32"/>
      <w:lang w:eastAsia="ar-SA"/>
    </w:rPr>
  </w:style>
  <w:style w:type="character" w:customStyle="1" w:styleId="3Char">
    <w:name w:val="标题 3 Char"/>
    <w:basedOn w:val="a1"/>
    <w:link w:val="3"/>
    <w:rsid w:val="00C76985"/>
    <w:rPr>
      <w:rFonts w:ascii="Arial" w:eastAsia="Times New Roman" w:hAnsi="Arial" w:cs="Times New Roman"/>
      <w:b/>
      <w:sz w:val="28"/>
      <w:szCs w:val="28"/>
      <w:lang w:eastAsia="ar-SA"/>
    </w:rPr>
  </w:style>
  <w:style w:type="character" w:styleId="af4">
    <w:name w:val="Strong"/>
    <w:basedOn w:val="a1"/>
    <w:uiPriority w:val="22"/>
    <w:qFormat/>
    <w:rsid w:val="00C76985"/>
    <w:rPr>
      <w:b/>
      <w:bCs/>
    </w:rPr>
  </w:style>
  <w:style w:type="character" w:styleId="af5">
    <w:name w:val="page number"/>
    <w:basedOn w:val="a1"/>
    <w:unhideWhenUsed/>
    <w:rsid w:val="00C76985"/>
  </w:style>
  <w:style w:type="paragraph" w:styleId="af6">
    <w:name w:val="endnote text"/>
    <w:basedOn w:val="a0"/>
    <w:link w:val="Char8"/>
    <w:rsid w:val="00C76985"/>
    <w:pPr>
      <w:tabs>
        <w:tab w:val="left" w:pos="425"/>
      </w:tabs>
      <w:contextualSpacing/>
      <w:jc w:val="both"/>
    </w:pPr>
    <w:rPr>
      <w:szCs w:val="20"/>
      <w:lang w:val="en-GB" w:eastAsia="en-GB"/>
    </w:rPr>
  </w:style>
  <w:style w:type="character" w:customStyle="1" w:styleId="Char8">
    <w:name w:val="尾注文本 Char"/>
    <w:basedOn w:val="a1"/>
    <w:link w:val="af6"/>
    <w:rsid w:val="00C76985"/>
    <w:rPr>
      <w:rFonts w:ascii="Times New Roman" w:eastAsia="Times New Roman" w:hAnsi="Times New Roman" w:cs="Times New Roman"/>
      <w:sz w:val="24"/>
      <w:szCs w:val="20"/>
      <w:lang w:val="en-GB" w:eastAsia="en-GB"/>
    </w:rPr>
  </w:style>
  <w:style w:type="character" w:styleId="af7">
    <w:name w:val="endnote reference"/>
    <w:basedOn w:val="a1"/>
    <w:rsid w:val="00C76985"/>
    <w:rPr>
      <w:vertAlign w:val="superscript"/>
    </w:rPr>
  </w:style>
  <w:style w:type="paragraph" w:customStyle="1" w:styleId="Heading11">
    <w:name w:val="Heading 11"/>
    <w:basedOn w:val="a0"/>
    <w:next w:val="a0"/>
    <w:uiPriority w:val="9"/>
    <w:qFormat/>
    <w:rsid w:val="00C76985"/>
    <w:pPr>
      <w:keepNext/>
      <w:keepLines/>
      <w:tabs>
        <w:tab w:val="left" w:pos="425"/>
        <w:tab w:val="left" w:pos="850"/>
      </w:tabs>
      <w:spacing w:before="480" w:line="100" w:lineRule="atLeast"/>
      <w:contextualSpacing/>
      <w:jc w:val="both"/>
      <w:outlineLvl w:val="0"/>
    </w:pPr>
    <w:rPr>
      <w:rFonts w:ascii="Cambria" w:eastAsia="MS Gothic" w:hAnsi="Cambria"/>
      <w:b/>
      <w:bCs/>
      <w:color w:val="365F91"/>
      <w:sz w:val="28"/>
      <w:szCs w:val="28"/>
      <w:lang w:val="en-US" w:eastAsia="en-GB"/>
    </w:rPr>
  </w:style>
  <w:style w:type="numbering" w:customStyle="1" w:styleId="NoList1">
    <w:name w:val="No List1"/>
    <w:next w:val="a3"/>
    <w:uiPriority w:val="99"/>
    <w:semiHidden/>
    <w:unhideWhenUsed/>
    <w:rsid w:val="00C76985"/>
  </w:style>
  <w:style w:type="character" w:styleId="af8">
    <w:name w:val="Emphasis"/>
    <w:basedOn w:val="a1"/>
    <w:qFormat/>
    <w:rsid w:val="00C76985"/>
    <w:rPr>
      <w:i/>
      <w:iCs/>
    </w:rPr>
  </w:style>
  <w:style w:type="character" w:styleId="af9">
    <w:name w:val="FollowedHyperlink"/>
    <w:basedOn w:val="a1"/>
    <w:rsid w:val="00C76985"/>
    <w:rPr>
      <w:color w:val="800080"/>
      <w:u w:val="single"/>
    </w:rPr>
  </w:style>
  <w:style w:type="character" w:customStyle="1" w:styleId="addmd">
    <w:name w:val="addmd"/>
    <w:basedOn w:val="a1"/>
    <w:rsid w:val="00C76985"/>
  </w:style>
  <w:style w:type="character" w:customStyle="1" w:styleId="st1">
    <w:name w:val="st1"/>
    <w:basedOn w:val="a1"/>
    <w:rsid w:val="00C76985"/>
  </w:style>
  <w:style w:type="character" w:customStyle="1" w:styleId="Heading1Char1">
    <w:name w:val="Heading 1 Char1"/>
    <w:basedOn w:val="a1"/>
    <w:uiPriority w:val="9"/>
    <w:rsid w:val="00C76985"/>
    <w:rPr>
      <w:rFonts w:asciiTheme="majorHAnsi" w:eastAsiaTheme="majorEastAsia" w:hAnsiTheme="majorHAnsi" w:cstheme="majorBidi"/>
      <w:b/>
      <w:bCs/>
      <w:color w:val="2E74B5" w:themeColor="accent1" w:themeShade="BF"/>
      <w:sz w:val="28"/>
      <w:szCs w:val="28"/>
    </w:rPr>
  </w:style>
  <w:style w:type="character" w:customStyle="1" w:styleId="Char0">
    <w:name w:val="标题 Char"/>
    <w:aliases w:val="ls_Title Char"/>
    <w:basedOn w:val="a1"/>
    <w:link w:val="a7"/>
    <w:rsid w:val="00C76985"/>
    <w:rPr>
      <w:rFonts w:ascii="Arial" w:eastAsia="Times New Roman" w:hAnsi="Arial" w:cs="Times New Roman"/>
      <w:b/>
      <w:bCs/>
      <w:sz w:val="56"/>
      <w:szCs w:val="56"/>
      <w:lang w:eastAsia="ar-SA"/>
    </w:rPr>
  </w:style>
  <w:style w:type="paragraph" w:customStyle="1" w:styleId="Default">
    <w:name w:val="Default"/>
    <w:rsid w:val="00C76985"/>
    <w:pPr>
      <w:autoSpaceDE w:val="0"/>
      <w:autoSpaceDN w:val="0"/>
      <w:adjustRightInd w:val="0"/>
      <w:spacing w:after="0" w:line="240" w:lineRule="auto"/>
    </w:pPr>
    <w:rPr>
      <w:rFonts w:ascii="Times New Roman" w:eastAsiaTheme="minorHAnsi" w:hAnsi="Times New Roman" w:cs="Times New Roman"/>
      <w:color w:val="000000"/>
      <w:sz w:val="24"/>
      <w:szCs w:val="24"/>
      <w:lang w:val="en-GB" w:eastAsia="en-US"/>
    </w:rPr>
  </w:style>
  <w:style w:type="character" w:customStyle="1" w:styleId="spelle">
    <w:name w:val="spelle"/>
    <w:basedOn w:val="a1"/>
    <w:rsid w:val="00C76985"/>
  </w:style>
  <w:style w:type="paragraph" w:customStyle="1" w:styleId="Example">
    <w:name w:val="Example"/>
    <w:basedOn w:val="a0"/>
    <w:qFormat/>
    <w:rsid w:val="00C76985"/>
    <w:pPr>
      <w:tabs>
        <w:tab w:val="left" w:pos="567"/>
      </w:tabs>
      <w:spacing w:line="276" w:lineRule="auto"/>
      <w:ind w:left="851" w:hanging="851"/>
      <w:contextualSpacing/>
      <w:jc w:val="both"/>
    </w:pPr>
    <w:rPr>
      <w:rFonts w:eastAsia="Lucida Sans Unicode"/>
      <w:lang w:val="nl-NL" w:eastAsia="en-GB"/>
    </w:rPr>
  </w:style>
  <w:style w:type="paragraph" w:customStyle="1" w:styleId="footnoteexample">
    <w:name w:val="footnote example"/>
    <w:basedOn w:val="aa"/>
    <w:qFormat/>
    <w:rsid w:val="00C76985"/>
    <w:pPr>
      <w:suppressLineNumbers w:val="0"/>
      <w:tabs>
        <w:tab w:val="left" w:pos="425"/>
      </w:tabs>
      <w:ind w:left="425" w:hanging="425"/>
      <w:contextualSpacing/>
      <w:jc w:val="both"/>
    </w:pPr>
    <w:rPr>
      <w:rFonts w:eastAsiaTheme="minorHAnsi" w:cstheme="minorBidi"/>
      <w:lang w:val="en-GB" w:eastAsia="en-US"/>
    </w:rPr>
  </w:style>
  <w:style w:type="character" w:customStyle="1" w:styleId="WW8Num3z0">
    <w:name w:val="WW8Num3z0"/>
    <w:rsid w:val="003F59CF"/>
    <w:rPr>
      <w:rFonts w:ascii="Symbol" w:hAnsi="Symbol"/>
    </w:rPr>
  </w:style>
  <w:style w:type="character" w:customStyle="1" w:styleId="WW8Num4z0">
    <w:name w:val="WW8Num4z0"/>
    <w:rsid w:val="003F59CF"/>
    <w:rPr>
      <w:rFonts w:ascii="Symbol" w:hAnsi="Symbol"/>
    </w:rPr>
  </w:style>
  <w:style w:type="character" w:customStyle="1" w:styleId="WW8Num5z0">
    <w:name w:val="WW8Num5z0"/>
    <w:rsid w:val="003F59CF"/>
    <w:rPr>
      <w:rFonts w:ascii="Symbol" w:hAnsi="Symbol"/>
    </w:rPr>
  </w:style>
  <w:style w:type="character" w:customStyle="1" w:styleId="WW8Num6z0">
    <w:name w:val="WW8Num6z0"/>
    <w:rsid w:val="003F59CF"/>
    <w:rPr>
      <w:rFonts w:ascii="Symbol" w:hAnsi="Symbol"/>
    </w:rPr>
  </w:style>
  <w:style w:type="character" w:customStyle="1" w:styleId="WW8Num7z0">
    <w:name w:val="WW8Num7z0"/>
    <w:rsid w:val="003F59CF"/>
    <w:rPr>
      <w:rFonts w:ascii="Symbol" w:hAnsi="Symbol"/>
    </w:rPr>
  </w:style>
  <w:style w:type="character" w:customStyle="1" w:styleId="WW8Num10z0">
    <w:name w:val="WW8Num10z0"/>
    <w:rsid w:val="003F59CF"/>
    <w:rPr>
      <w:rFonts w:ascii="Symbol" w:hAnsi="Symbol"/>
    </w:rPr>
  </w:style>
  <w:style w:type="character" w:customStyle="1" w:styleId="WW8Num10z1">
    <w:name w:val="WW8Num10z1"/>
    <w:rsid w:val="003F59CF"/>
    <w:rPr>
      <w:rFonts w:ascii="Courier New" w:hAnsi="Courier New" w:cs="Courier New"/>
    </w:rPr>
  </w:style>
  <w:style w:type="character" w:customStyle="1" w:styleId="WW8Num10z2">
    <w:name w:val="WW8Num10z2"/>
    <w:rsid w:val="003F59CF"/>
    <w:rPr>
      <w:rFonts w:ascii="Wingdings" w:hAnsi="Wingdings"/>
    </w:rPr>
  </w:style>
  <w:style w:type="character" w:customStyle="1" w:styleId="WW8Num11z0">
    <w:name w:val="WW8Num11z0"/>
    <w:rsid w:val="003F59CF"/>
    <w:rPr>
      <w:rFonts w:ascii="Symbol" w:hAnsi="Symbol"/>
    </w:rPr>
  </w:style>
  <w:style w:type="character" w:customStyle="1" w:styleId="WW8Num11z1">
    <w:name w:val="WW8Num11z1"/>
    <w:rsid w:val="003F59CF"/>
    <w:rPr>
      <w:rFonts w:ascii="Courier New" w:hAnsi="Courier New" w:cs="Courier New"/>
    </w:rPr>
  </w:style>
  <w:style w:type="character" w:customStyle="1" w:styleId="WW8Num11z2">
    <w:name w:val="WW8Num11z2"/>
    <w:rsid w:val="003F59CF"/>
    <w:rPr>
      <w:rFonts w:ascii="Wingdings" w:hAnsi="Wingdings"/>
    </w:rPr>
  </w:style>
  <w:style w:type="character" w:customStyle="1" w:styleId="WW8Num13z0">
    <w:name w:val="WW8Num13z0"/>
    <w:rsid w:val="003F59CF"/>
    <w:rPr>
      <w:rFonts w:ascii="Symbol" w:hAnsi="Symbol"/>
    </w:rPr>
  </w:style>
  <w:style w:type="character" w:customStyle="1" w:styleId="WW8Num13z1">
    <w:name w:val="WW8Num13z1"/>
    <w:rsid w:val="003F59CF"/>
    <w:rPr>
      <w:rFonts w:ascii="Courier New" w:hAnsi="Courier New"/>
    </w:rPr>
  </w:style>
  <w:style w:type="character" w:customStyle="1" w:styleId="WW8Num13z2">
    <w:name w:val="WW8Num13z2"/>
    <w:rsid w:val="003F59CF"/>
    <w:rPr>
      <w:rFonts w:ascii="Wingdings" w:hAnsi="Wingdings"/>
    </w:rPr>
  </w:style>
  <w:style w:type="character" w:customStyle="1" w:styleId="WW8Num14z0">
    <w:name w:val="WW8Num14z0"/>
    <w:rsid w:val="003F59CF"/>
    <w:rPr>
      <w:rFonts w:ascii="Symbol" w:hAnsi="Symbol"/>
    </w:rPr>
  </w:style>
  <w:style w:type="character" w:customStyle="1" w:styleId="WW8Num14z1">
    <w:name w:val="WW8Num14z1"/>
    <w:rsid w:val="003F59CF"/>
    <w:rPr>
      <w:rFonts w:ascii="Courier New" w:hAnsi="Courier New"/>
    </w:rPr>
  </w:style>
  <w:style w:type="character" w:customStyle="1" w:styleId="WW8Num14z2">
    <w:name w:val="WW8Num14z2"/>
    <w:rsid w:val="003F59CF"/>
    <w:rPr>
      <w:rFonts w:ascii="Wingdings" w:hAnsi="Wingdings"/>
    </w:rPr>
  </w:style>
  <w:style w:type="character" w:customStyle="1" w:styleId="WW8Num15z0">
    <w:name w:val="WW8Num15z0"/>
    <w:rsid w:val="003F59CF"/>
    <w:rPr>
      <w:rFonts w:ascii="Symbol" w:hAnsi="Symbol"/>
    </w:rPr>
  </w:style>
  <w:style w:type="character" w:customStyle="1" w:styleId="WW8Num15z1">
    <w:name w:val="WW8Num15z1"/>
    <w:rsid w:val="003F59CF"/>
    <w:rPr>
      <w:rFonts w:ascii="Courier New" w:hAnsi="Courier New" w:cs="Courier New"/>
    </w:rPr>
  </w:style>
  <w:style w:type="character" w:customStyle="1" w:styleId="WW8Num15z2">
    <w:name w:val="WW8Num15z2"/>
    <w:rsid w:val="003F59CF"/>
    <w:rPr>
      <w:rFonts w:ascii="Wingdings" w:hAnsi="Wingdings"/>
    </w:rPr>
  </w:style>
  <w:style w:type="character" w:customStyle="1" w:styleId="WW8Num16z0">
    <w:name w:val="WW8Num16z0"/>
    <w:rsid w:val="003F59CF"/>
    <w:rPr>
      <w:rFonts w:ascii="Times New Roman" w:eastAsia="Times New Roman" w:hAnsi="Times New Roman" w:cs="Times New Roman"/>
    </w:rPr>
  </w:style>
  <w:style w:type="character" w:customStyle="1" w:styleId="WW8Num16z1">
    <w:name w:val="WW8Num16z1"/>
    <w:rsid w:val="003F59CF"/>
    <w:rPr>
      <w:rFonts w:ascii="Courier New" w:hAnsi="Courier New"/>
    </w:rPr>
  </w:style>
  <w:style w:type="character" w:customStyle="1" w:styleId="WW8Num16z2">
    <w:name w:val="WW8Num16z2"/>
    <w:rsid w:val="003F59CF"/>
    <w:rPr>
      <w:rFonts w:ascii="Wingdings" w:hAnsi="Wingdings"/>
    </w:rPr>
  </w:style>
  <w:style w:type="character" w:customStyle="1" w:styleId="WW8Num16z3">
    <w:name w:val="WW8Num16z3"/>
    <w:rsid w:val="003F59CF"/>
    <w:rPr>
      <w:rFonts w:ascii="Symbol" w:hAnsi="Symbol"/>
    </w:rPr>
  </w:style>
  <w:style w:type="character" w:customStyle="1" w:styleId="WW8Num17z0">
    <w:name w:val="WW8Num17z0"/>
    <w:rsid w:val="003F59CF"/>
    <w:rPr>
      <w:rFonts w:ascii="Symbol" w:hAnsi="Symbol"/>
    </w:rPr>
  </w:style>
  <w:style w:type="character" w:customStyle="1" w:styleId="WW8Num17z1">
    <w:name w:val="WW8Num17z1"/>
    <w:rsid w:val="003F59CF"/>
    <w:rPr>
      <w:rFonts w:ascii="Courier New" w:hAnsi="Courier New" w:cs="Courier New"/>
    </w:rPr>
  </w:style>
  <w:style w:type="character" w:customStyle="1" w:styleId="WW8Num17z2">
    <w:name w:val="WW8Num17z2"/>
    <w:rsid w:val="003F59CF"/>
    <w:rPr>
      <w:rFonts w:ascii="Wingdings" w:hAnsi="Wingdings"/>
    </w:rPr>
  </w:style>
  <w:style w:type="character" w:customStyle="1" w:styleId="WW8Num18z0">
    <w:name w:val="WW8Num18z0"/>
    <w:rsid w:val="003F59CF"/>
    <w:rPr>
      <w:rFonts w:ascii="Symbol" w:hAnsi="Symbol"/>
    </w:rPr>
  </w:style>
  <w:style w:type="character" w:customStyle="1" w:styleId="WW8Num18z2">
    <w:name w:val="WW8Num18z2"/>
    <w:rsid w:val="003F59CF"/>
    <w:rPr>
      <w:rFonts w:ascii="Wingdings" w:hAnsi="Wingdings"/>
    </w:rPr>
  </w:style>
  <w:style w:type="character" w:customStyle="1" w:styleId="WW8Num18z4">
    <w:name w:val="WW8Num18z4"/>
    <w:rsid w:val="003F59CF"/>
    <w:rPr>
      <w:rFonts w:ascii="Courier New" w:hAnsi="Courier New" w:cs="Courier New"/>
    </w:rPr>
  </w:style>
  <w:style w:type="character" w:customStyle="1" w:styleId="WW8Num20z0">
    <w:name w:val="WW8Num20z0"/>
    <w:rsid w:val="003F59CF"/>
    <w:rPr>
      <w:rFonts w:ascii="Symbol" w:hAnsi="Symbol"/>
    </w:rPr>
  </w:style>
  <w:style w:type="character" w:customStyle="1" w:styleId="WW8Num20z1">
    <w:name w:val="WW8Num20z1"/>
    <w:rsid w:val="003F59CF"/>
    <w:rPr>
      <w:rFonts w:ascii="Courier New" w:hAnsi="Courier New" w:cs="Courier New"/>
    </w:rPr>
  </w:style>
  <w:style w:type="character" w:customStyle="1" w:styleId="WW8Num20z2">
    <w:name w:val="WW8Num20z2"/>
    <w:rsid w:val="003F59CF"/>
    <w:rPr>
      <w:rFonts w:ascii="Wingdings" w:hAnsi="Wingdings"/>
    </w:rPr>
  </w:style>
  <w:style w:type="character" w:customStyle="1" w:styleId="WW8Num21z0">
    <w:name w:val="WW8Num21z0"/>
    <w:rsid w:val="003F59CF"/>
    <w:rPr>
      <w:rFonts w:ascii="Symbol" w:hAnsi="Symbol"/>
    </w:rPr>
  </w:style>
  <w:style w:type="character" w:customStyle="1" w:styleId="WW8Num21z1">
    <w:name w:val="WW8Num21z1"/>
    <w:rsid w:val="003F59CF"/>
    <w:rPr>
      <w:rFonts w:ascii="Courier New" w:hAnsi="Courier New" w:cs="Courier New"/>
    </w:rPr>
  </w:style>
  <w:style w:type="character" w:customStyle="1" w:styleId="WW8Num21z2">
    <w:name w:val="WW8Num21z2"/>
    <w:rsid w:val="003F59CF"/>
    <w:rPr>
      <w:rFonts w:ascii="Wingdings" w:hAnsi="Wingdings"/>
    </w:rPr>
  </w:style>
  <w:style w:type="character" w:customStyle="1" w:styleId="Absatz-Standardschriftart1">
    <w:name w:val="Absatz-Standardschriftart1"/>
    <w:rsid w:val="003F59CF"/>
  </w:style>
  <w:style w:type="character" w:customStyle="1" w:styleId="WW8Num1z1">
    <w:name w:val="WW8Num1z1"/>
    <w:rsid w:val="003F59CF"/>
    <w:rPr>
      <w:rFonts w:ascii="Courier New" w:hAnsi="Courier New" w:cs="Courier New"/>
    </w:rPr>
  </w:style>
  <w:style w:type="character" w:customStyle="1" w:styleId="WW8Num1z2">
    <w:name w:val="WW8Num1z2"/>
    <w:rsid w:val="003F59CF"/>
    <w:rPr>
      <w:rFonts w:ascii="Wingdings" w:hAnsi="Wingdings"/>
    </w:rPr>
  </w:style>
  <w:style w:type="character" w:customStyle="1" w:styleId="WW8Num1z3">
    <w:name w:val="WW8Num1z3"/>
    <w:rsid w:val="003F59CF"/>
    <w:rPr>
      <w:rFonts w:ascii="Symbol" w:hAnsi="Symbol"/>
    </w:rPr>
  </w:style>
  <w:style w:type="character" w:customStyle="1" w:styleId="WW8Num2z0">
    <w:name w:val="WW8Num2z0"/>
    <w:rsid w:val="003F59CF"/>
    <w:rPr>
      <w:rFonts w:ascii="Symbol" w:hAnsi="Symbol"/>
    </w:rPr>
  </w:style>
  <w:style w:type="character" w:customStyle="1" w:styleId="WW8Num2z1">
    <w:name w:val="WW8Num2z1"/>
    <w:rsid w:val="003F59CF"/>
    <w:rPr>
      <w:rFonts w:ascii="Courier New" w:hAnsi="Courier New" w:cs="Courier New"/>
    </w:rPr>
  </w:style>
  <w:style w:type="character" w:customStyle="1" w:styleId="WW8Num2z2">
    <w:name w:val="WW8Num2z2"/>
    <w:rsid w:val="003F59CF"/>
    <w:rPr>
      <w:rFonts w:ascii="Wingdings" w:hAnsi="Wingdings"/>
    </w:rPr>
  </w:style>
  <w:style w:type="character" w:customStyle="1" w:styleId="WW8Num3z3">
    <w:name w:val="WW8Num3z3"/>
    <w:rsid w:val="003F59CF"/>
    <w:rPr>
      <w:rFonts w:ascii="Symbol" w:hAnsi="Symbol"/>
    </w:rPr>
  </w:style>
  <w:style w:type="character" w:customStyle="1" w:styleId="WW8Num3z4">
    <w:name w:val="WW8Num3z4"/>
    <w:rsid w:val="003F59CF"/>
    <w:rPr>
      <w:rFonts w:ascii="Courier New" w:hAnsi="Courier New" w:cs="Courier New"/>
    </w:rPr>
  </w:style>
  <w:style w:type="character" w:customStyle="1" w:styleId="WW8Num3z5">
    <w:name w:val="WW8Num3z5"/>
    <w:rsid w:val="003F59CF"/>
    <w:rPr>
      <w:rFonts w:ascii="Wingdings" w:hAnsi="Wingdings"/>
    </w:rPr>
  </w:style>
  <w:style w:type="character" w:customStyle="1" w:styleId="WW8Num5z1">
    <w:name w:val="WW8Num5z1"/>
    <w:rsid w:val="003F59CF"/>
    <w:rPr>
      <w:rFonts w:ascii="Courier New" w:hAnsi="Courier New" w:cs="Courier New"/>
    </w:rPr>
  </w:style>
  <w:style w:type="character" w:customStyle="1" w:styleId="WW8Num5z2">
    <w:name w:val="WW8Num5z2"/>
    <w:rsid w:val="003F59CF"/>
    <w:rPr>
      <w:rFonts w:ascii="Wingdings" w:hAnsi="Wingdings"/>
    </w:rPr>
  </w:style>
  <w:style w:type="character" w:customStyle="1" w:styleId="WW8Num6z1">
    <w:name w:val="WW8Num6z1"/>
    <w:rsid w:val="003F59CF"/>
    <w:rPr>
      <w:rFonts w:ascii="Courier New" w:hAnsi="Courier New" w:cs="Courier New"/>
    </w:rPr>
  </w:style>
  <w:style w:type="character" w:customStyle="1" w:styleId="WW8Num6z2">
    <w:name w:val="WW8Num6z2"/>
    <w:rsid w:val="003F59CF"/>
    <w:rPr>
      <w:rFonts w:ascii="Wingdings" w:hAnsi="Wingdings"/>
    </w:rPr>
  </w:style>
  <w:style w:type="character" w:customStyle="1" w:styleId="WW8Num7z1">
    <w:name w:val="WW8Num7z1"/>
    <w:rsid w:val="003F59CF"/>
    <w:rPr>
      <w:rFonts w:ascii="Courier New" w:hAnsi="Courier New" w:cs="Courier New"/>
    </w:rPr>
  </w:style>
  <w:style w:type="character" w:customStyle="1" w:styleId="WW8Num7z2">
    <w:name w:val="WW8Num7z2"/>
    <w:rsid w:val="003F59CF"/>
    <w:rPr>
      <w:rFonts w:ascii="Wingdings" w:hAnsi="Wingdings"/>
    </w:rPr>
  </w:style>
  <w:style w:type="character" w:customStyle="1" w:styleId="WW8Num8z0">
    <w:name w:val="WW8Num8z0"/>
    <w:rsid w:val="003F59CF"/>
    <w:rPr>
      <w:rFonts w:ascii="Symbol" w:hAnsi="Symbol"/>
    </w:rPr>
  </w:style>
  <w:style w:type="character" w:customStyle="1" w:styleId="WW8Num8z1">
    <w:name w:val="WW8Num8z1"/>
    <w:rsid w:val="003F59CF"/>
    <w:rPr>
      <w:rFonts w:ascii="Courier New" w:hAnsi="Courier New" w:cs="Courier New"/>
    </w:rPr>
  </w:style>
  <w:style w:type="character" w:customStyle="1" w:styleId="WW8Num8z2">
    <w:name w:val="WW8Num8z2"/>
    <w:rsid w:val="003F59CF"/>
    <w:rPr>
      <w:rFonts w:ascii="Wingdings" w:hAnsi="Wingdings"/>
    </w:rPr>
  </w:style>
  <w:style w:type="character" w:customStyle="1" w:styleId="WW8Num9z0">
    <w:name w:val="WW8Num9z0"/>
    <w:rsid w:val="003F59CF"/>
    <w:rPr>
      <w:rFonts w:ascii="Symbol" w:hAnsi="Symbol"/>
    </w:rPr>
  </w:style>
  <w:style w:type="character" w:customStyle="1" w:styleId="WW8Num9z1">
    <w:name w:val="WW8Num9z1"/>
    <w:rsid w:val="003F59CF"/>
    <w:rPr>
      <w:rFonts w:ascii="Courier New" w:hAnsi="Courier New" w:cs="Courier New"/>
    </w:rPr>
  </w:style>
  <w:style w:type="character" w:customStyle="1" w:styleId="WW8Num9z2">
    <w:name w:val="WW8Num9z2"/>
    <w:rsid w:val="003F59CF"/>
    <w:rPr>
      <w:rFonts w:ascii="Wingdings" w:hAnsi="Wingdings"/>
    </w:rPr>
  </w:style>
  <w:style w:type="character" w:customStyle="1" w:styleId="WW8Num12z0">
    <w:name w:val="WW8Num12z0"/>
    <w:rsid w:val="003F59CF"/>
    <w:rPr>
      <w:rFonts w:ascii="Symbol" w:hAnsi="Symbol"/>
    </w:rPr>
  </w:style>
  <w:style w:type="character" w:customStyle="1" w:styleId="WW8Num12z1">
    <w:name w:val="WW8Num12z1"/>
    <w:rsid w:val="003F59CF"/>
    <w:rPr>
      <w:rFonts w:ascii="Courier New" w:hAnsi="Courier New" w:cs="Courier New"/>
    </w:rPr>
  </w:style>
  <w:style w:type="character" w:customStyle="1" w:styleId="WW8Num12z2">
    <w:name w:val="WW8Num12z2"/>
    <w:rsid w:val="003F59CF"/>
    <w:rPr>
      <w:rFonts w:ascii="Wingdings" w:hAnsi="Wingdings"/>
    </w:rPr>
  </w:style>
  <w:style w:type="character" w:customStyle="1" w:styleId="WW-Absatz-Standardschriftart">
    <w:name w:val="WW-Absatz-Standardschriftart"/>
    <w:rsid w:val="003F59CF"/>
  </w:style>
  <w:style w:type="character" w:customStyle="1" w:styleId="FootnoteCharacters">
    <w:name w:val="Footnote Characters"/>
    <w:rsid w:val="003F59CF"/>
    <w:rPr>
      <w:vertAlign w:val="superscript"/>
    </w:rPr>
  </w:style>
  <w:style w:type="character" w:customStyle="1" w:styleId="Funotenzeichen1">
    <w:name w:val="Fußnotenzeichen1"/>
    <w:rsid w:val="003F59CF"/>
    <w:rPr>
      <w:vertAlign w:val="superscript"/>
    </w:rPr>
  </w:style>
  <w:style w:type="character" w:customStyle="1" w:styleId="Endnotenzeichen1">
    <w:name w:val="Endnotenzeichen1"/>
    <w:rsid w:val="003F59CF"/>
    <w:rPr>
      <w:vertAlign w:val="superscript"/>
    </w:rPr>
  </w:style>
  <w:style w:type="character" w:customStyle="1" w:styleId="EndnoteCharacters">
    <w:name w:val="Endnote Characters"/>
    <w:rsid w:val="003F59CF"/>
  </w:style>
  <w:style w:type="character" w:styleId="HTML">
    <w:name w:val="HTML Typewriter"/>
    <w:rsid w:val="003F59CF"/>
    <w:rPr>
      <w:rFonts w:ascii="Courier New" w:eastAsia="Times New Roman" w:hAnsi="Courier New" w:cs="Courier New"/>
      <w:sz w:val="20"/>
      <w:szCs w:val="20"/>
    </w:rPr>
  </w:style>
  <w:style w:type="character" w:customStyle="1" w:styleId="Kommentarzeichen1">
    <w:name w:val="Kommentarzeichen1"/>
    <w:rsid w:val="003F59CF"/>
    <w:rPr>
      <w:sz w:val="16"/>
      <w:szCs w:val="16"/>
    </w:rPr>
  </w:style>
  <w:style w:type="character" w:customStyle="1" w:styleId="HTMLSchreibmaschine1">
    <w:name w:val="HTML Schreibmaschine1"/>
    <w:rsid w:val="003F59CF"/>
    <w:rPr>
      <w:rFonts w:ascii="Courier New" w:eastAsia="Times New Roman" w:hAnsi="Courier New" w:cs="Courier New"/>
      <w:sz w:val="20"/>
      <w:szCs w:val="20"/>
    </w:rPr>
  </w:style>
  <w:style w:type="character" w:customStyle="1" w:styleId="style6">
    <w:name w:val="style_6"/>
    <w:basedOn w:val="Absatz-Standardschriftart1"/>
    <w:rsid w:val="003F59CF"/>
  </w:style>
  <w:style w:type="character" w:customStyle="1" w:styleId="TitelZchn">
    <w:name w:val="Titel Zchn"/>
    <w:rsid w:val="003F59CF"/>
    <w:rPr>
      <w:b/>
      <w:bCs/>
      <w:sz w:val="24"/>
      <w:szCs w:val="24"/>
      <w:lang w:val="fr-FR"/>
    </w:rPr>
  </w:style>
  <w:style w:type="character" w:customStyle="1" w:styleId="NurTextZchn">
    <w:name w:val="Nur Text Zchn"/>
    <w:rsid w:val="003F59CF"/>
    <w:rPr>
      <w:rFonts w:ascii="Courier New" w:hAnsi="Courier New"/>
    </w:rPr>
  </w:style>
  <w:style w:type="character" w:customStyle="1" w:styleId="Nummerierungszeichen">
    <w:name w:val="Nummerierungszeichen"/>
    <w:rsid w:val="003F59CF"/>
  </w:style>
  <w:style w:type="paragraph" w:styleId="afa">
    <w:name w:val="List"/>
    <w:basedOn w:val="af1"/>
    <w:rsid w:val="003F59CF"/>
    <w:pPr>
      <w:suppressAutoHyphens/>
      <w:spacing w:line="240" w:lineRule="auto"/>
    </w:pPr>
    <w:rPr>
      <w:rFonts w:ascii="Times New Roman" w:eastAsia="宋体" w:hAnsi="Times New Roman" w:cs="Times"/>
      <w:szCs w:val="24"/>
      <w:lang w:val="de-DE" w:eastAsia="ar-SA"/>
    </w:rPr>
  </w:style>
  <w:style w:type="paragraph" w:customStyle="1" w:styleId="Beschriftung1">
    <w:name w:val="Beschriftung1"/>
    <w:basedOn w:val="a0"/>
    <w:rsid w:val="003F59CF"/>
    <w:pPr>
      <w:suppressLineNumbers/>
      <w:spacing w:before="120" w:after="120"/>
    </w:pPr>
    <w:rPr>
      <w:rFonts w:eastAsia="宋体" w:cs="Tahoma"/>
      <w:i/>
      <w:iCs/>
      <w:sz w:val="20"/>
      <w:szCs w:val="20"/>
    </w:rPr>
  </w:style>
  <w:style w:type="paragraph" w:customStyle="1" w:styleId="Verzeichnis">
    <w:name w:val="Verzeichnis"/>
    <w:basedOn w:val="a0"/>
    <w:rsid w:val="003F59CF"/>
    <w:pPr>
      <w:suppressLineNumbers/>
    </w:pPr>
    <w:rPr>
      <w:rFonts w:eastAsia="宋体" w:cs="Tahoma"/>
    </w:rPr>
  </w:style>
  <w:style w:type="paragraph" w:customStyle="1" w:styleId="berschrift">
    <w:name w:val="Überschrift"/>
    <w:basedOn w:val="a0"/>
    <w:next w:val="af1"/>
    <w:rsid w:val="003F59CF"/>
    <w:pPr>
      <w:keepNext/>
      <w:spacing w:before="240" w:after="120"/>
    </w:pPr>
    <w:rPr>
      <w:rFonts w:ascii="Arial" w:eastAsia="MS Mincho" w:hAnsi="Arial" w:cs="Tahoma"/>
      <w:sz w:val="28"/>
      <w:szCs w:val="28"/>
    </w:rPr>
  </w:style>
  <w:style w:type="paragraph" w:customStyle="1" w:styleId="Heading">
    <w:name w:val="Heading"/>
    <w:basedOn w:val="a0"/>
    <w:next w:val="af1"/>
    <w:rsid w:val="003F59CF"/>
    <w:pPr>
      <w:keepNext/>
      <w:spacing w:before="240" w:after="120"/>
    </w:pPr>
    <w:rPr>
      <w:rFonts w:ascii="Bitstream Vera Sans" w:eastAsia="Mincho" w:hAnsi="Bitstream Vera Sans" w:cs="Times"/>
      <w:sz w:val="28"/>
      <w:szCs w:val="28"/>
    </w:rPr>
  </w:style>
  <w:style w:type="paragraph" w:customStyle="1" w:styleId="Caption1">
    <w:name w:val="Caption1"/>
    <w:basedOn w:val="a0"/>
    <w:rsid w:val="003F59CF"/>
    <w:pPr>
      <w:suppressLineNumbers/>
      <w:spacing w:before="120" w:after="120"/>
    </w:pPr>
    <w:rPr>
      <w:rFonts w:eastAsia="宋体" w:cs="Times"/>
      <w:i/>
      <w:iCs/>
    </w:rPr>
  </w:style>
  <w:style w:type="paragraph" w:customStyle="1" w:styleId="Index">
    <w:name w:val="Index"/>
    <w:basedOn w:val="a0"/>
    <w:rsid w:val="003F59CF"/>
    <w:pPr>
      <w:suppressLineNumbers/>
    </w:pPr>
    <w:rPr>
      <w:rFonts w:eastAsia="宋体" w:cs="Times"/>
    </w:rPr>
  </w:style>
  <w:style w:type="paragraph" w:customStyle="1" w:styleId="NurText1">
    <w:name w:val="Nur Text1"/>
    <w:basedOn w:val="a0"/>
    <w:rsid w:val="003F59CF"/>
    <w:pPr>
      <w:spacing w:line="360" w:lineRule="auto"/>
    </w:pPr>
    <w:rPr>
      <w:rFonts w:ascii="Courier New" w:eastAsia="宋体" w:hAnsi="Courier New"/>
      <w:sz w:val="20"/>
      <w:szCs w:val="20"/>
    </w:rPr>
  </w:style>
  <w:style w:type="paragraph" w:customStyle="1" w:styleId="sub-section">
    <w:name w:val="sub-section"/>
    <w:basedOn w:val="a0"/>
    <w:next w:val="a0"/>
    <w:rsid w:val="003F59CF"/>
    <w:pPr>
      <w:keepNext/>
      <w:spacing w:before="180" w:after="100" w:line="240" w:lineRule="exact"/>
    </w:pPr>
    <w:rPr>
      <w:rFonts w:ascii="Times" w:eastAsia="宋体" w:hAnsi="Times"/>
      <w:b/>
      <w:sz w:val="20"/>
      <w:szCs w:val="20"/>
      <w:lang w:val="en-US"/>
    </w:rPr>
  </w:style>
  <w:style w:type="paragraph" w:styleId="z-">
    <w:name w:val="HTML Top of Form"/>
    <w:basedOn w:val="a0"/>
    <w:next w:val="a0"/>
    <w:link w:val="z-Char"/>
    <w:rsid w:val="003F59CF"/>
    <w:pPr>
      <w:pBdr>
        <w:bottom w:val="single" w:sz="4" w:space="1" w:color="000000"/>
      </w:pBdr>
      <w:jc w:val="center"/>
    </w:pPr>
    <w:rPr>
      <w:rFonts w:ascii="Arial" w:eastAsia="宋体" w:hAnsi="Arial" w:cs="Arial"/>
      <w:vanish/>
      <w:sz w:val="16"/>
      <w:szCs w:val="16"/>
    </w:rPr>
  </w:style>
  <w:style w:type="character" w:customStyle="1" w:styleId="z-Char">
    <w:name w:val="z-窗体顶端 Char"/>
    <w:basedOn w:val="a1"/>
    <w:link w:val="z-"/>
    <w:rsid w:val="003F59CF"/>
    <w:rPr>
      <w:rFonts w:ascii="Arial" w:eastAsia="宋体" w:hAnsi="Arial" w:cs="Arial"/>
      <w:vanish/>
      <w:sz w:val="16"/>
      <w:szCs w:val="16"/>
      <w:lang w:eastAsia="ar-SA"/>
    </w:rPr>
  </w:style>
  <w:style w:type="paragraph" w:customStyle="1" w:styleId="Textkrper21">
    <w:name w:val="Textkörper 21"/>
    <w:basedOn w:val="a0"/>
    <w:rsid w:val="003F59CF"/>
    <w:rPr>
      <w:rFonts w:eastAsia="宋体"/>
      <w:color w:val="0000FF"/>
      <w:lang w:val="en-GB"/>
    </w:rPr>
  </w:style>
  <w:style w:type="paragraph" w:customStyle="1" w:styleId="Footnote">
    <w:name w:val="Footnote #"/>
    <w:rsid w:val="003F59CF"/>
    <w:pPr>
      <w:suppressAutoHyphens/>
      <w:spacing w:after="0" w:line="240" w:lineRule="atLeast"/>
    </w:pPr>
    <w:rPr>
      <w:rFonts w:ascii="Geneva" w:eastAsia="宋体" w:hAnsi="Geneva" w:cs="Times New Roman"/>
      <w:color w:val="000000"/>
      <w:sz w:val="20"/>
      <w:szCs w:val="20"/>
      <w:lang w:val="en-US" w:eastAsia="ar-SA"/>
    </w:rPr>
  </w:style>
  <w:style w:type="paragraph" w:customStyle="1" w:styleId="TableContents">
    <w:name w:val="Table Contents"/>
    <w:basedOn w:val="a0"/>
    <w:rsid w:val="003F59CF"/>
    <w:pPr>
      <w:suppressLineNumbers/>
    </w:pPr>
    <w:rPr>
      <w:rFonts w:eastAsia="宋体"/>
    </w:rPr>
  </w:style>
  <w:style w:type="paragraph" w:customStyle="1" w:styleId="TableHeading">
    <w:name w:val="Table Heading"/>
    <w:basedOn w:val="TableContents"/>
    <w:rsid w:val="003F59CF"/>
    <w:pPr>
      <w:jc w:val="center"/>
    </w:pPr>
    <w:rPr>
      <w:b/>
      <w:bCs/>
    </w:rPr>
  </w:style>
  <w:style w:type="paragraph" w:customStyle="1" w:styleId="Framecontents">
    <w:name w:val="Frame contents"/>
    <w:basedOn w:val="af1"/>
    <w:rsid w:val="003F59CF"/>
    <w:pPr>
      <w:suppressAutoHyphens/>
      <w:spacing w:line="240" w:lineRule="auto"/>
    </w:pPr>
    <w:rPr>
      <w:rFonts w:ascii="Times New Roman" w:eastAsia="宋体" w:hAnsi="Times New Roman" w:cs="Times New Roman"/>
      <w:szCs w:val="24"/>
      <w:lang w:val="de-DE" w:eastAsia="ar-SA"/>
    </w:rPr>
  </w:style>
  <w:style w:type="paragraph" w:customStyle="1" w:styleId="PlainText1">
    <w:name w:val="Plain Text1"/>
    <w:basedOn w:val="a0"/>
    <w:rsid w:val="003F59CF"/>
    <w:pPr>
      <w:spacing w:line="360" w:lineRule="auto"/>
    </w:pPr>
    <w:rPr>
      <w:rFonts w:ascii="Courier New" w:eastAsia="宋体" w:hAnsi="Courier New"/>
      <w:sz w:val="20"/>
      <w:szCs w:val="20"/>
    </w:rPr>
  </w:style>
  <w:style w:type="paragraph" w:customStyle="1" w:styleId="Textkrper31">
    <w:name w:val="Textkörper 31"/>
    <w:basedOn w:val="a0"/>
    <w:rsid w:val="003F59CF"/>
    <w:rPr>
      <w:rFonts w:eastAsia="宋体"/>
      <w:color w:val="3366FF"/>
      <w:lang w:val="en-US"/>
    </w:rPr>
  </w:style>
  <w:style w:type="paragraph" w:customStyle="1" w:styleId="Kommentartext1">
    <w:name w:val="Kommentartext1"/>
    <w:basedOn w:val="a0"/>
    <w:rsid w:val="003F59CF"/>
    <w:rPr>
      <w:rFonts w:eastAsia="宋体"/>
      <w:sz w:val="20"/>
      <w:szCs w:val="20"/>
    </w:rPr>
  </w:style>
  <w:style w:type="paragraph" w:customStyle="1" w:styleId="BalloonText1">
    <w:name w:val="Balloon Text1"/>
    <w:basedOn w:val="a0"/>
    <w:rsid w:val="003F59CF"/>
    <w:rPr>
      <w:rFonts w:ascii="Tahoma" w:eastAsia="宋体" w:hAnsi="Tahoma" w:cs="Tahoma"/>
      <w:sz w:val="16"/>
      <w:szCs w:val="16"/>
    </w:rPr>
  </w:style>
  <w:style w:type="paragraph" w:styleId="afb">
    <w:name w:val="Body Text Indent"/>
    <w:basedOn w:val="a0"/>
    <w:link w:val="Char9"/>
    <w:rsid w:val="003F59CF"/>
    <w:pPr>
      <w:ind w:left="567"/>
      <w:jc w:val="both"/>
    </w:pPr>
    <w:rPr>
      <w:rFonts w:eastAsia="宋体"/>
      <w:lang w:val="en-GB"/>
    </w:rPr>
  </w:style>
  <w:style w:type="character" w:customStyle="1" w:styleId="Char9">
    <w:name w:val="正文文本缩进 Char"/>
    <w:basedOn w:val="a1"/>
    <w:link w:val="afb"/>
    <w:rsid w:val="003F59CF"/>
    <w:rPr>
      <w:rFonts w:ascii="Times New Roman" w:eastAsia="宋体" w:hAnsi="Times New Roman" w:cs="Times New Roman"/>
      <w:sz w:val="24"/>
      <w:szCs w:val="24"/>
      <w:lang w:val="en-GB" w:eastAsia="ar-SA"/>
    </w:rPr>
  </w:style>
  <w:style w:type="paragraph" w:styleId="afc">
    <w:name w:val="Subtitle"/>
    <w:basedOn w:val="berschrift"/>
    <w:next w:val="af1"/>
    <w:link w:val="Chara"/>
    <w:qFormat/>
    <w:rsid w:val="003F59CF"/>
    <w:pPr>
      <w:jc w:val="center"/>
    </w:pPr>
    <w:rPr>
      <w:i/>
      <w:iCs/>
    </w:rPr>
  </w:style>
  <w:style w:type="character" w:customStyle="1" w:styleId="Chara">
    <w:name w:val="副标题 Char"/>
    <w:basedOn w:val="a1"/>
    <w:link w:val="afc"/>
    <w:rsid w:val="003F59CF"/>
    <w:rPr>
      <w:rFonts w:ascii="Arial" w:eastAsia="MS Mincho" w:hAnsi="Arial" w:cs="Tahoma"/>
      <w:i/>
      <w:iCs/>
      <w:sz w:val="28"/>
      <w:szCs w:val="28"/>
      <w:lang w:eastAsia="ar-SA"/>
    </w:rPr>
  </w:style>
  <w:style w:type="paragraph" w:customStyle="1" w:styleId="Textkrper-Einzug21">
    <w:name w:val="Textkörper-Einzug 21"/>
    <w:basedOn w:val="a0"/>
    <w:rsid w:val="003F59CF"/>
    <w:pPr>
      <w:ind w:left="709" w:hanging="1"/>
      <w:jc w:val="both"/>
    </w:pPr>
    <w:rPr>
      <w:rFonts w:eastAsia="宋体"/>
      <w:lang w:val="en-US"/>
    </w:rPr>
  </w:style>
  <w:style w:type="paragraph" w:customStyle="1" w:styleId="TabellenInhalt">
    <w:name w:val="Tabellen Inhalt"/>
    <w:basedOn w:val="a0"/>
    <w:rsid w:val="003F59CF"/>
    <w:pPr>
      <w:suppressLineNumbers/>
    </w:pPr>
    <w:rPr>
      <w:rFonts w:eastAsia="宋体"/>
    </w:rPr>
  </w:style>
  <w:style w:type="paragraph" w:customStyle="1" w:styleId="Tabellenberschrift">
    <w:name w:val="Tabellen Überschrift"/>
    <w:basedOn w:val="TabellenInhalt"/>
    <w:rsid w:val="003F59CF"/>
    <w:pPr>
      <w:jc w:val="center"/>
    </w:pPr>
    <w:rPr>
      <w:b/>
      <w:bCs/>
      <w:i/>
      <w:iCs/>
    </w:rPr>
  </w:style>
  <w:style w:type="paragraph" w:customStyle="1" w:styleId="Rahmeninhalt">
    <w:name w:val="Rahmeninhalt"/>
    <w:basedOn w:val="af1"/>
    <w:rsid w:val="003F59CF"/>
    <w:pPr>
      <w:suppressAutoHyphens/>
      <w:spacing w:line="240" w:lineRule="auto"/>
    </w:pPr>
    <w:rPr>
      <w:rFonts w:ascii="Times New Roman" w:eastAsia="宋体" w:hAnsi="Times New Roman" w:cs="Times New Roman"/>
      <w:szCs w:val="24"/>
      <w:lang w:val="de-DE" w:eastAsia="ar-SA"/>
    </w:rPr>
  </w:style>
  <w:style w:type="paragraph" w:styleId="afd">
    <w:name w:val="Plain Text"/>
    <w:basedOn w:val="a0"/>
    <w:link w:val="Charb"/>
    <w:rsid w:val="003F59CF"/>
    <w:pPr>
      <w:spacing w:line="360" w:lineRule="auto"/>
    </w:pPr>
    <w:rPr>
      <w:rFonts w:ascii="Courier New" w:eastAsia="宋体" w:hAnsi="Courier New"/>
      <w:sz w:val="20"/>
      <w:szCs w:val="20"/>
      <w:lang w:val="x-none"/>
    </w:rPr>
  </w:style>
  <w:style w:type="character" w:customStyle="1" w:styleId="Charb">
    <w:name w:val="纯文本 Char"/>
    <w:basedOn w:val="a1"/>
    <w:link w:val="afd"/>
    <w:rsid w:val="003F59CF"/>
    <w:rPr>
      <w:rFonts w:ascii="Courier New" w:eastAsia="宋体" w:hAnsi="Courier New" w:cs="Times New Roman"/>
      <w:sz w:val="20"/>
      <w:szCs w:val="20"/>
      <w:lang w:val="x-none" w:eastAsia="ar-SA"/>
    </w:rPr>
  </w:style>
  <w:style w:type="paragraph" w:styleId="afe">
    <w:name w:val="Normal (Web)"/>
    <w:basedOn w:val="a0"/>
    <w:uiPriority w:val="99"/>
    <w:unhideWhenUsed/>
    <w:rsid w:val="003F59CF"/>
    <w:pPr>
      <w:spacing w:before="100" w:beforeAutospacing="1" w:after="100" w:afterAutospacing="1"/>
    </w:pPr>
    <w:rPr>
      <w:rFonts w:eastAsia="宋体"/>
      <w:lang w:eastAsia="de-DE"/>
    </w:rPr>
  </w:style>
  <w:style w:type="paragraph" w:styleId="aff">
    <w:name w:val="Document Map"/>
    <w:basedOn w:val="a0"/>
    <w:link w:val="Charc"/>
    <w:uiPriority w:val="99"/>
    <w:semiHidden/>
    <w:unhideWhenUsed/>
    <w:rsid w:val="003F59CF"/>
    <w:rPr>
      <w:rFonts w:eastAsia="宋体"/>
      <w:lang w:val="x-none"/>
    </w:rPr>
  </w:style>
  <w:style w:type="character" w:customStyle="1" w:styleId="Charc">
    <w:name w:val="文档结构图 Char"/>
    <w:basedOn w:val="a1"/>
    <w:link w:val="aff"/>
    <w:uiPriority w:val="99"/>
    <w:semiHidden/>
    <w:rsid w:val="003F59CF"/>
    <w:rPr>
      <w:rFonts w:ascii="Times New Roman" w:eastAsia="宋体" w:hAnsi="Times New Roman" w:cs="Times New Roman"/>
      <w:sz w:val="24"/>
      <w:szCs w:val="24"/>
      <w:lang w:val="x-none" w:eastAsia="ar-SA"/>
    </w:rPr>
  </w:style>
  <w:style w:type="character" w:customStyle="1" w:styleId="FunotentextZchn">
    <w:name w:val="Fußnotentext Zchn"/>
    <w:semiHidden/>
    <w:rsid w:val="003F59CF"/>
    <w:rPr>
      <w:lang w:val="de-DE" w:eastAsia="ar-SA"/>
    </w:rPr>
  </w:style>
  <w:style w:type="paragraph" w:customStyle="1" w:styleId="p1">
    <w:name w:val="p1"/>
    <w:basedOn w:val="a0"/>
    <w:rsid w:val="003F59CF"/>
    <w:rPr>
      <w:rFonts w:ascii="Helvetica" w:eastAsia="宋体" w:hAnsi="Helvetica"/>
      <w:sz w:val="18"/>
      <w:szCs w:val="18"/>
      <w:lang w:eastAsia="de-DE" w:bidi="he-IL"/>
    </w:rPr>
  </w:style>
  <w:style w:type="character" w:customStyle="1" w:styleId="s1">
    <w:name w:val="s1"/>
    <w:rsid w:val="003F59CF"/>
    <w:rPr>
      <w:rFonts w:ascii="Helvetica" w:hAnsi="Helvetica" w:hint="default"/>
      <w:sz w:val="11"/>
      <w:szCs w:val="11"/>
    </w:rPr>
  </w:style>
  <w:style w:type="character" w:customStyle="1" w:styleId="apple-converted-space">
    <w:name w:val="apple-converted-space"/>
    <w:uiPriority w:val="99"/>
    <w:rsid w:val="003F59CF"/>
  </w:style>
  <w:style w:type="paragraph" w:customStyle="1" w:styleId="p2">
    <w:name w:val="p2"/>
    <w:basedOn w:val="a0"/>
    <w:rsid w:val="003F59CF"/>
    <w:rPr>
      <w:rFonts w:eastAsia="宋体"/>
      <w:sz w:val="12"/>
      <w:szCs w:val="12"/>
      <w:lang w:eastAsia="de-DE" w:bidi="he-IL"/>
    </w:rPr>
  </w:style>
  <w:style w:type="character" w:customStyle="1" w:styleId="20">
    <w:name w:val="未处理的提及2"/>
    <w:basedOn w:val="a1"/>
    <w:uiPriority w:val="99"/>
    <w:semiHidden/>
    <w:unhideWhenUsed/>
    <w:rsid w:val="003F59CF"/>
    <w:rPr>
      <w:color w:val="808080"/>
      <w:shd w:val="clear" w:color="auto" w:fill="E6E6E6"/>
    </w:rPr>
  </w:style>
  <w:style w:type="paragraph" w:styleId="21">
    <w:name w:val="Body Text Indent 2"/>
    <w:basedOn w:val="a0"/>
    <w:link w:val="2Char0"/>
    <w:unhideWhenUsed/>
    <w:rsid w:val="000F26A3"/>
    <w:pPr>
      <w:spacing w:after="120" w:line="480" w:lineRule="auto"/>
      <w:ind w:left="283"/>
    </w:pPr>
  </w:style>
  <w:style w:type="character" w:customStyle="1" w:styleId="2Char0">
    <w:name w:val="正文文本缩进 2 Char"/>
    <w:basedOn w:val="a1"/>
    <w:link w:val="21"/>
    <w:rsid w:val="000F26A3"/>
    <w:rPr>
      <w:rFonts w:ascii="Times New Roman" w:eastAsia="Times New Roman" w:hAnsi="Times New Roman" w:cs="Times New Roman"/>
      <w:sz w:val="24"/>
      <w:szCs w:val="24"/>
      <w:lang w:eastAsia="ar-SA"/>
    </w:rPr>
  </w:style>
  <w:style w:type="paragraph" w:styleId="30">
    <w:name w:val="Body Text Indent 3"/>
    <w:basedOn w:val="a0"/>
    <w:link w:val="3Char0"/>
    <w:unhideWhenUsed/>
    <w:rsid w:val="000F26A3"/>
    <w:pPr>
      <w:spacing w:after="120"/>
      <w:ind w:left="283"/>
    </w:pPr>
    <w:rPr>
      <w:sz w:val="16"/>
      <w:szCs w:val="16"/>
    </w:rPr>
  </w:style>
  <w:style w:type="character" w:customStyle="1" w:styleId="3Char0">
    <w:name w:val="正文文本缩进 3 Char"/>
    <w:basedOn w:val="a1"/>
    <w:link w:val="30"/>
    <w:rsid w:val="000F26A3"/>
    <w:rPr>
      <w:rFonts w:ascii="Times New Roman" w:eastAsia="Times New Roman" w:hAnsi="Times New Roman" w:cs="Times New Roman"/>
      <w:sz w:val="16"/>
      <w:szCs w:val="16"/>
      <w:lang w:eastAsia="ar-SA"/>
    </w:rPr>
  </w:style>
  <w:style w:type="paragraph" w:styleId="HTML0">
    <w:name w:val="HTML Preformatted"/>
    <w:basedOn w:val="a0"/>
    <w:link w:val="HTMLChar"/>
    <w:uiPriority w:val="99"/>
    <w:rsid w:val="000F2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sz w:val="20"/>
      <w:szCs w:val="20"/>
      <w:lang w:val="es-ES" w:eastAsia="es-ES"/>
    </w:rPr>
  </w:style>
  <w:style w:type="character" w:customStyle="1" w:styleId="HTMLChar">
    <w:name w:val="HTML 预设格式 Char"/>
    <w:basedOn w:val="a1"/>
    <w:link w:val="HTML0"/>
    <w:uiPriority w:val="99"/>
    <w:rsid w:val="000F26A3"/>
    <w:rPr>
      <w:rFonts w:ascii="Courier New" w:eastAsia="Courier New" w:hAnsi="Courier New" w:cs="Times New Roman"/>
      <w:sz w:val="20"/>
      <w:szCs w:val="20"/>
      <w:lang w:val="es-ES" w:eastAsia="es-ES"/>
    </w:rPr>
  </w:style>
  <w:style w:type="character" w:customStyle="1" w:styleId="il">
    <w:name w:val="il"/>
    <w:basedOn w:val="a1"/>
    <w:rsid w:val="000F26A3"/>
  </w:style>
  <w:style w:type="character" w:customStyle="1" w:styleId="apple-style-span">
    <w:name w:val="apple-style-span"/>
    <w:basedOn w:val="a1"/>
    <w:rsid w:val="000F26A3"/>
  </w:style>
  <w:style w:type="character" w:customStyle="1" w:styleId="st">
    <w:name w:val="st"/>
    <w:basedOn w:val="a1"/>
    <w:rsid w:val="000F26A3"/>
  </w:style>
  <w:style w:type="character" w:customStyle="1" w:styleId="highlightedsearchterm">
    <w:name w:val="highlightedsearchterm"/>
    <w:basedOn w:val="a1"/>
    <w:rsid w:val="000F26A3"/>
  </w:style>
  <w:style w:type="character" w:customStyle="1" w:styleId="characteritalics">
    <w:name w:val="characteritalics"/>
    <w:basedOn w:val="a1"/>
    <w:rsid w:val="000F26A3"/>
  </w:style>
  <w:style w:type="paragraph" w:customStyle="1" w:styleId="BodyTextIn">
    <w:name w:val="Body Text In"/>
    <w:rsid w:val="000F26A3"/>
    <w:pPr>
      <w:tabs>
        <w:tab w:val="left" w:pos="-567"/>
        <w:tab w:val="left" w:pos="0"/>
        <w:tab w:val="left" w:pos="152"/>
        <w:tab w:val="left" w:pos="872"/>
        <w:tab w:val="left" w:pos="1592"/>
        <w:tab w:val="left" w:pos="2312"/>
        <w:tab w:val="left" w:pos="3032"/>
        <w:tab w:val="left" w:pos="3752"/>
        <w:tab w:val="left" w:pos="4472"/>
        <w:tab w:val="left" w:pos="5192"/>
        <w:tab w:val="left" w:pos="5912"/>
        <w:tab w:val="left" w:pos="6632"/>
        <w:tab w:val="left" w:pos="7352"/>
        <w:tab w:val="left" w:pos="8072"/>
      </w:tabs>
      <w:autoSpaceDE w:val="0"/>
      <w:autoSpaceDN w:val="0"/>
      <w:adjustRightInd w:val="0"/>
      <w:spacing w:after="0" w:line="240" w:lineRule="auto"/>
      <w:ind w:left="566"/>
      <w:jc w:val="both"/>
    </w:pPr>
    <w:rPr>
      <w:rFonts w:ascii="Times New Roman" w:eastAsia="宋体" w:hAnsi="Times New Roman" w:cs="Times New Roman"/>
      <w:sz w:val="20"/>
      <w:szCs w:val="24"/>
      <w:lang w:val="es-ES_tradnl" w:eastAsia="es-ES"/>
    </w:rPr>
  </w:style>
  <w:style w:type="paragraph" w:customStyle="1" w:styleId="texto">
    <w:name w:val="texto"/>
    <w:basedOn w:val="a0"/>
    <w:rsid w:val="000F26A3"/>
    <w:pPr>
      <w:spacing w:beforeLines="1" w:afterLines="1"/>
    </w:pPr>
    <w:rPr>
      <w:rFonts w:ascii="Times" w:eastAsia="宋体" w:hAnsi="Times"/>
      <w:sz w:val="20"/>
      <w:szCs w:val="20"/>
      <w:lang w:val="en-US" w:eastAsia="en-US"/>
    </w:rPr>
  </w:style>
  <w:style w:type="paragraph" w:customStyle="1" w:styleId="CharCharCharCharZchnZchn">
    <w:name w:val="Char Char Char Char Zchn Zchn"/>
    <w:basedOn w:val="a0"/>
    <w:rsid w:val="00F41852"/>
    <w:rPr>
      <w:rFonts w:ascii="Arial" w:hAnsi="Arial" w:cs="Arial"/>
      <w:lang w:val="pl-PL" w:eastAsia="pl-PL"/>
    </w:rPr>
  </w:style>
  <w:style w:type="paragraph" w:customStyle="1" w:styleId="CharChar">
    <w:name w:val="Char Char"/>
    <w:basedOn w:val="a0"/>
    <w:rsid w:val="00F41852"/>
    <w:rPr>
      <w:rFonts w:ascii="Arial" w:hAnsi="Arial" w:cs="Arial"/>
      <w:lang w:val="pl-PL" w:eastAsia="pl-PL"/>
    </w:rPr>
  </w:style>
  <w:style w:type="paragraph" w:styleId="a">
    <w:name w:val="List Bullet"/>
    <w:basedOn w:val="a0"/>
    <w:rsid w:val="00F41852"/>
    <w:pPr>
      <w:numPr>
        <w:numId w:val="9"/>
      </w:numPr>
    </w:pPr>
    <w:rPr>
      <w:lang w:val="ro-RO" w:eastAsia="ro-RO"/>
    </w:rPr>
  </w:style>
  <w:style w:type="paragraph" w:customStyle="1" w:styleId="DS00b">
    <w:name w:val="DS(00)b"/>
    <w:rsid w:val="00F41852"/>
    <w:pPr>
      <w:tabs>
        <w:tab w:val="left" w:pos="518"/>
        <w:tab w:val="left" w:pos="878"/>
      </w:tabs>
      <w:spacing w:after="0" w:line="480" w:lineRule="auto"/>
      <w:ind w:left="878" w:hanging="878"/>
    </w:pPr>
    <w:rPr>
      <w:rFonts w:ascii="Times New Roman" w:eastAsia="Times New Roman" w:hAnsi="Times New Roman" w:cs="Times New Roman"/>
      <w:noProof/>
      <w:sz w:val="20"/>
      <w:szCs w:val="20"/>
      <w:lang w:val="fr-FR" w:eastAsia="fr-FR"/>
    </w:rPr>
  </w:style>
  <w:style w:type="character" w:styleId="HTML1">
    <w:name w:val="HTML Cite"/>
    <w:rsid w:val="00F41852"/>
    <w:rPr>
      <w:i/>
      <w:iCs/>
    </w:rPr>
  </w:style>
  <w:style w:type="paragraph" w:customStyle="1" w:styleId="DS0b">
    <w:name w:val="DS(0)b"/>
    <w:rsid w:val="00F41852"/>
    <w:pPr>
      <w:tabs>
        <w:tab w:val="left" w:pos="418"/>
        <w:tab w:val="left" w:pos="778"/>
      </w:tabs>
      <w:spacing w:after="0" w:line="480" w:lineRule="auto"/>
      <w:ind w:left="778" w:hanging="778"/>
    </w:pPr>
    <w:rPr>
      <w:rFonts w:ascii="Times New Roman" w:eastAsia="Times New Roman" w:hAnsi="Times New Roman" w:cs="Times New Roman"/>
      <w:sz w:val="20"/>
      <w:szCs w:val="20"/>
      <w:lang w:val="fr-FR" w:eastAsia="en-US"/>
    </w:rPr>
  </w:style>
  <w:style w:type="paragraph" w:styleId="aff0">
    <w:name w:val="Revision"/>
    <w:hidden/>
    <w:uiPriority w:val="99"/>
    <w:semiHidden/>
    <w:rsid w:val="007C1E3B"/>
    <w:pPr>
      <w:spacing w:after="0" w:line="240" w:lineRule="auto"/>
    </w:pPr>
    <w:rPr>
      <w:lang w:val="en-GB" w:eastAsia="en-US"/>
    </w:rPr>
  </w:style>
  <w:style w:type="character" w:customStyle="1" w:styleId="ipa">
    <w:name w:val="ipa"/>
    <w:basedOn w:val="a1"/>
    <w:rsid w:val="0017033D"/>
  </w:style>
  <w:style w:type="paragraph" w:customStyle="1" w:styleId="Sfondomedio1-Colore21">
    <w:name w:val="Sfondo medio 1 - Colore 21"/>
    <w:uiPriority w:val="1"/>
    <w:qFormat/>
    <w:rsid w:val="008971B1"/>
    <w:pPr>
      <w:spacing w:after="0" w:line="240" w:lineRule="auto"/>
    </w:pPr>
    <w:rPr>
      <w:rFonts w:ascii="Calibri" w:hAnsi="Calibri" w:cs="Times New Roman"/>
      <w:lang w:val="it-IT" w:eastAsia="en-US"/>
    </w:rPr>
  </w:style>
  <w:style w:type="paragraph" w:customStyle="1" w:styleId="paragrafo">
    <w:name w:val="paragrafo"/>
    <w:link w:val="paragrafoCarattere"/>
    <w:uiPriority w:val="99"/>
    <w:rsid w:val="008971B1"/>
    <w:pPr>
      <w:spacing w:after="0" w:line="240" w:lineRule="exact"/>
      <w:ind w:firstLine="397"/>
      <w:jc w:val="both"/>
    </w:pPr>
    <w:rPr>
      <w:rFonts w:ascii="Times New Roman" w:eastAsia="Times New Roman" w:hAnsi="Times New Roman" w:cs="Traditional Arabic"/>
      <w:szCs w:val="28"/>
      <w:lang w:val="it-IT" w:eastAsia="it-IT"/>
    </w:rPr>
  </w:style>
  <w:style w:type="character" w:customStyle="1" w:styleId="paragrafoCarattere">
    <w:name w:val="paragrafo Carattere"/>
    <w:link w:val="paragrafo"/>
    <w:uiPriority w:val="99"/>
    <w:locked/>
    <w:rsid w:val="008971B1"/>
    <w:rPr>
      <w:rFonts w:ascii="Times New Roman" w:eastAsia="Times New Roman" w:hAnsi="Times New Roman" w:cs="Traditional Arabic"/>
      <w:szCs w:val="28"/>
      <w:lang w:val="it-IT" w:eastAsia="it-IT"/>
    </w:rPr>
  </w:style>
  <w:style w:type="paragraph" w:customStyle="1" w:styleId="Grigliamedia2-Colore11">
    <w:name w:val="Griglia media 2 - Colore 11"/>
    <w:uiPriority w:val="1"/>
    <w:qFormat/>
    <w:rsid w:val="008971B1"/>
    <w:pPr>
      <w:spacing w:after="0" w:line="240" w:lineRule="auto"/>
    </w:pPr>
    <w:rPr>
      <w:rFonts w:ascii="Calibri" w:hAnsi="Calibri" w:cs="Times New Roman"/>
      <w:lang w:val="it-IT" w:eastAsia="en-US"/>
    </w:rPr>
  </w:style>
  <w:style w:type="character" w:customStyle="1" w:styleId="Rimandonotaapidipagina1">
    <w:name w:val="Rimando nota a piè di pagina1"/>
    <w:rsid w:val="008971B1"/>
    <w:rPr>
      <w:rFonts w:cs="Times New Roman"/>
      <w:vertAlign w:val="superscript"/>
    </w:rPr>
  </w:style>
  <w:style w:type="character" w:customStyle="1" w:styleId="Caratteredellanota">
    <w:name w:val="Carattere della nota"/>
    <w:rsid w:val="008971B1"/>
  </w:style>
  <w:style w:type="paragraph" w:customStyle="1" w:styleId="Sfondomedio1-Colore11">
    <w:name w:val="Sfondo medio 1 - Colore 11"/>
    <w:uiPriority w:val="1"/>
    <w:qFormat/>
    <w:rsid w:val="008971B1"/>
    <w:pPr>
      <w:spacing w:after="0" w:line="240" w:lineRule="auto"/>
    </w:pPr>
    <w:rPr>
      <w:rFonts w:ascii="Calibri" w:hAnsi="Calibri" w:cs="Times New Roman"/>
      <w:lang w:val="it-IT" w:eastAsia="en-US"/>
    </w:rPr>
  </w:style>
  <w:style w:type="character" w:customStyle="1" w:styleId="Carpredefinitoparagrafo1">
    <w:name w:val="Car. predefinito paragrafo1"/>
    <w:rsid w:val="008971B1"/>
  </w:style>
  <w:style w:type="character" w:customStyle="1" w:styleId="6Char">
    <w:name w:val="标题 6 Char"/>
    <w:link w:val="6"/>
    <w:rsid w:val="008971B1"/>
    <w:rPr>
      <w:rFonts w:ascii="Arial" w:eastAsia="Times New Roman" w:hAnsi="Arial" w:cs="Times New Roman"/>
      <w:b/>
      <w:bCs/>
      <w:i/>
      <w:iCs/>
      <w:sz w:val="24"/>
      <w:szCs w:val="24"/>
      <w:lang w:eastAsia="ar-SA"/>
    </w:rPr>
  </w:style>
  <w:style w:type="character" w:customStyle="1" w:styleId="7Char">
    <w:name w:val="标题 7 Char"/>
    <w:link w:val="7"/>
    <w:rsid w:val="008971B1"/>
    <w:rPr>
      <w:rFonts w:ascii="Arial" w:eastAsia="Times New Roman" w:hAnsi="Arial" w:cs="Times New Roman"/>
      <w:b/>
      <w:bCs/>
      <w:lang w:eastAsia="ar-SA"/>
    </w:rPr>
  </w:style>
  <w:style w:type="character" w:customStyle="1" w:styleId="8Char">
    <w:name w:val="标题 8 Char"/>
    <w:link w:val="8"/>
    <w:rsid w:val="008971B1"/>
    <w:rPr>
      <w:rFonts w:ascii="Arial" w:eastAsia="Times New Roman" w:hAnsi="Arial" w:cs="Times New Roman"/>
      <w:b/>
      <w:bCs/>
      <w:i/>
      <w:iCs/>
      <w:lang w:eastAsia="ar-SA"/>
    </w:rPr>
  </w:style>
  <w:style w:type="character" w:customStyle="1" w:styleId="9Char">
    <w:name w:val="标题 9 Char"/>
    <w:link w:val="9"/>
    <w:rsid w:val="008971B1"/>
    <w:rPr>
      <w:rFonts w:ascii="Arial" w:eastAsia="Times New Roman" w:hAnsi="Arial" w:cs="Times New Roman"/>
      <w:b/>
      <w:bCs/>
      <w:sz w:val="21"/>
      <w:szCs w:val="21"/>
      <w:lang w:eastAsia="ar-SA"/>
    </w:rPr>
  </w:style>
  <w:style w:type="character" w:customStyle="1" w:styleId="Enfasigrassetto1">
    <w:name w:val="Enfasi (grassetto)1"/>
    <w:rsid w:val="008971B1"/>
    <w:rPr>
      <w:b/>
    </w:rPr>
  </w:style>
  <w:style w:type="paragraph" w:styleId="22">
    <w:name w:val="Body Text 2"/>
    <w:basedOn w:val="a0"/>
    <w:link w:val="2Char1"/>
    <w:rsid w:val="008971B1"/>
    <w:pPr>
      <w:widowControl w:val="0"/>
      <w:jc w:val="both"/>
    </w:pPr>
    <w:rPr>
      <w:szCs w:val="20"/>
      <w:u w:val="single"/>
      <w:lang w:val="it-IT" w:eastAsia="it-IT"/>
    </w:rPr>
  </w:style>
  <w:style w:type="character" w:customStyle="1" w:styleId="2Char1">
    <w:name w:val="正文文本 2 Char"/>
    <w:basedOn w:val="a1"/>
    <w:link w:val="22"/>
    <w:rsid w:val="008971B1"/>
    <w:rPr>
      <w:rFonts w:ascii="Times New Roman" w:eastAsia="Times New Roman" w:hAnsi="Times New Roman" w:cs="Times New Roman"/>
      <w:sz w:val="24"/>
      <w:szCs w:val="20"/>
      <w:u w:val="single"/>
      <w:lang w:val="it-IT" w:eastAsia="it-IT"/>
    </w:rPr>
  </w:style>
  <w:style w:type="paragraph" w:customStyle="1" w:styleId="Corpodeltesto21">
    <w:name w:val="Corpo del testo 21"/>
    <w:basedOn w:val="a0"/>
    <w:rsid w:val="008971B1"/>
    <w:pPr>
      <w:jc w:val="both"/>
    </w:pPr>
    <w:rPr>
      <w:b/>
      <w:szCs w:val="20"/>
      <w:lang w:val="it-IT" w:eastAsia="it-IT"/>
    </w:rPr>
  </w:style>
  <w:style w:type="paragraph" w:customStyle="1" w:styleId="BodyText21">
    <w:name w:val="Body Text 21"/>
    <w:basedOn w:val="a0"/>
    <w:rsid w:val="008971B1"/>
    <w:pPr>
      <w:widowControl w:val="0"/>
      <w:tabs>
        <w:tab w:val="left" w:pos="-720"/>
      </w:tabs>
      <w:jc w:val="both"/>
    </w:pPr>
    <w:rPr>
      <w:color w:val="000000"/>
      <w:spacing w:val="-3"/>
      <w:szCs w:val="20"/>
      <w:lang w:val="en-GB" w:eastAsia="it-IT"/>
    </w:rPr>
  </w:style>
  <w:style w:type="paragraph" w:customStyle="1" w:styleId="BodyText22">
    <w:name w:val="Body Text 22"/>
    <w:basedOn w:val="a0"/>
    <w:rsid w:val="008971B1"/>
    <w:pPr>
      <w:jc w:val="both"/>
    </w:pPr>
    <w:rPr>
      <w:szCs w:val="20"/>
      <w:lang w:val="it-IT" w:eastAsia="it-IT"/>
    </w:rPr>
  </w:style>
  <w:style w:type="paragraph" w:customStyle="1" w:styleId="Stile1">
    <w:name w:val="Stile1"/>
    <w:basedOn w:val="a0"/>
    <w:rsid w:val="008971B1"/>
    <w:pPr>
      <w:widowControl w:val="0"/>
      <w:jc w:val="both"/>
    </w:pPr>
    <w:rPr>
      <w:szCs w:val="20"/>
      <w:lang w:val="it-IT" w:eastAsia="it-IT"/>
    </w:rPr>
  </w:style>
  <w:style w:type="character" w:customStyle="1" w:styleId="Sottotitolo1">
    <w:name w:val="Sottotitolo1"/>
    <w:rsid w:val="008971B1"/>
  </w:style>
  <w:style w:type="character" w:customStyle="1" w:styleId="authors">
    <w:name w:val="authors"/>
    <w:uiPriority w:val="99"/>
    <w:rsid w:val="008971B1"/>
  </w:style>
  <w:style w:type="character" w:customStyle="1" w:styleId="year">
    <w:name w:val="year"/>
    <w:uiPriority w:val="99"/>
    <w:rsid w:val="008971B1"/>
  </w:style>
  <w:style w:type="character" w:customStyle="1" w:styleId="booktitle">
    <w:name w:val="booktitle"/>
    <w:uiPriority w:val="99"/>
    <w:rsid w:val="008971B1"/>
  </w:style>
  <w:style w:type="character" w:customStyle="1" w:styleId="style41">
    <w:name w:val="style_41"/>
    <w:uiPriority w:val="99"/>
    <w:rsid w:val="008971B1"/>
    <w:rPr>
      <w:rFonts w:ascii="Times New Roman" w:hAnsi="Times New Roman"/>
      <w:i/>
      <w:sz w:val="16"/>
    </w:rPr>
  </w:style>
  <w:style w:type="paragraph" w:customStyle="1" w:styleId="Listes">
    <w:name w:val="Listes"/>
    <w:uiPriority w:val="99"/>
    <w:rsid w:val="008971B1"/>
    <w:pPr>
      <w:spacing w:after="120" w:line="200" w:lineRule="exact"/>
      <w:ind w:left="284" w:hanging="284"/>
      <w:jc w:val="both"/>
    </w:pPr>
    <w:rPr>
      <w:rFonts w:ascii="Times New Roman" w:eastAsia="Times New Roman" w:hAnsi="Times New Roman" w:cs="Times New Roman"/>
      <w:sz w:val="18"/>
      <w:szCs w:val="24"/>
      <w:lang w:val="fr-FR" w:eastAsia="en-US"/>
    </w:rPr>
  </w:style>
  <w:style w:type="character" w:customStyle="1" w:styleId="articlecitationyear">
    <w:name w:val="articlecitation_year"/>
    <w:rsid w:val="008971B1"/>
  </w:style>
  <w:style w:type="character" w:customStyle="1" w:styleId="articlecitationvolume">
    <w:name w:val="articlecitation_volume"/>
    <w:rsid w:val="008971B1"/>
  </w:style>
  <w:style w:type="character" w:customStyle="1" w:styleId="articlecitationpages">
    <w:name w:val="articlecitation_pages"/>
    <w:rsid w:val="008971B1"/>
  </w:style>
  <w:style w:type="paragraph" w:customStyle="1" w:styleId="Grigliamedia21">
    <w:name w:val="Griglia media 21"/>
    <w:uiPriority w:val="1"/>
    <w:qFormat/>
    <w:rsid w:val="008971B1"/>
    <w:pPr>
      <w:spacing w:after="0" w:line="240" w:lineRule="auto"/>
    </w:pPr>
    <w:rPr>
      <w:rFonts w:ascii="Calibri" w:hAnsi="Calibri" w:cs="Times New Roman"/>
      <w:lang w:val="it-IT" w:eastAsia="en-US"/>
    </w:rPr>
  </w:style>
  <w:style w:type="paragraph" w:styleId="31">
    <w:name w:val="Body Text 3"/>
    <w:basedOn w:val="a0"/>
    <w:link w:val="3Char1"/>
    <w:rsid w:val="009C2B7F"/>
    <w:pPr>
      <w:widowControl w:val="0"/>
      <w:spacing w:after="120"/>
    </w:pPr>
    <w:rPr>
      <w:rFonts w:ascii="Bitstream Vera Serif" w:eastAsia="Bitstream Vera Sans" w:hAnsi="Bitstream Vera Serif"/>
      <w:sz w:val="16"/>
      <w:szCs w:val="16"/>
      <w:lang w:val="en-GB" w:eastAsia="de-DE"/>
    </w:rPr>
  </w:style>
  <w:style w:type="character" w:customStyle="1" w:styleId="3Char1">
    <w:name w:val="正文文本 3 Char"/>
    <w:basedOn w:val="a1"/>
    <w:link w:val="31"/>
    <w:rsid w:val="009C2B7F"/>
    <w:rPr>
      <w:rFonts w:ascii="Bitstream Vera Serif" w:eastAsia="Bitstream Vera Sans" w:hAnsi="Bitstream Vera Serif" w:cs="Times New Roman"/>
      <w:sz w:val="16"/>
      <w:szCs w:val="16"/>
      <w:lang w:val="en-GB"/>
    </w:rPr>
  </w:style>
  <w:style w:type="paragraph" w:customStyle="1" w:styleId="Exb">
    <w:name w:val="Ex b"/>
    <w:basedOn w:val="a0"/>
    <w:rsid w:val="009C2B7F"/>
    <w:pPr>
      <w:tabs>
        <w:tab w:val="left" w:pos="540"/>
        <w:tab w:val="center" w:pos="900"/>
      </w:tabs>
      <w:spacing w:before="40" w:line="220" w:lineRule="exact"/>
      <w:ind w:left="1100" w:hanging="1100"/>
      <w:jc w:val="both"/>
    </w:pPr>
    <w:rPr>
      <w:rFonts w:ascii="Garamond" w:hAnsi="Garamond"/>
      <w:sz w:val="22"/>
      <w:szCs w:val="20"/>
      <w:lang w:val="en-GB" w:eastAsia="fr-FR"/>
    </w:rPr>
  </w:style>
  <w:style w:type="paragraph" w:customStyle="1" w:styleId="Ex1">
    <w:name w:val="Ex (1)"/>
    <w:basedOn w:val="a0"/>
    <w:next w:val="Exb"/>
    <w:rsid w:val="009C2B7F"/>
    <w:pPr>
      <w:tabs>
        <w:tab w:val="right" w:pos="500"/>
        <w:tab w:val="left" w:pos="540"/>
        <w:tab w:val="center" w:pos="900"/>
      </w:tabs>
      <w:spacing w:before="80" w:line="220" w:lineRule="exact"/>
      <w:ind w:left="1100" w:hanging="1100"/>
      <w:jc w:val="both"/>
    </w:pPr>
    <w:rPr>
      <w:rFonts w:ascii="Garamond" w:hAnsi="Garamond"/>
      <w:sz w:val="22"/>
      <w:szCs w:val="20"/>
      <w:lang w:val="en-GB" w:eastAsia="fr-FR"/>
    </w:rPr>
  </w:style>
  <w:style w:type="paragraph" w:customStyle="1" w:styleId="bijschrift">
    <w:name w:val="bijschrift"/>
    <w:basedOn w:val="a0"/>
    <w:rsid w:val="009C2B7F"/>
    <w:pPr>
      <w:widowControl w:val="0"/>
    </w:pPr>
    <w:rPr>
      <w:rFonts w:ascii="Times Roman" w:hAnsi="Times Roman"/>
      <w:snapToGrid w:val="0"/>
      <w:szCs w:val="20"/>
      <w:lang w:val="nl-NL" w:eastAsia="nl-NL"/>
    </w:rPr>
  </w:style>
  <w:style w:type="character" w:customStyle="1" w:styleId="yshortcuts">
    <w:name w:val="yshortcuts"/>
    <w:basedOn w:val="a1"/>
    <w:rsid w:val="009C2B7F"/>
  </w:style>
  <w:style w:type="paragraph" w:customStyle="1" w:styleId="Listenabsatz2">
    <w:name w:val="Listenabsatz2"/>
    <w:basedOn w:val="a0"/>
    <w:uiPriority w:val="99"/>
    <w:qFormat/>
    <w:rsid w:val="009C2B7F"/>
    <w:pPr>
      <w:spacing w:after="200" w:line="276" w:lineRule="auto"/>
      <w:ind w:left="720"/>
      <w:contextualSpacing/>
    </w:pPr>
    <w:rPr>
      <w:rFonts w:ascii="Calibri" w:hAnsi="Calibri"/>
      <w:sz w:val="22"/>
      <w:szCs w:val="22"/>
      <w:lang w:val="en-US" w:eastAsia="en-US"/>
    </w:rPr>
  </w:style>
  <w:style w:type="paragraph" w:customStyle="1" w:styleId="Listenabsatz1">
    <w:name w:val="Listenabsatz1"/>
    <w:basedOn w:val="a0"/>
    <w:uiPriority w:val="99"/>
    <w:rsid w:val="009C2B7F"/>
    <w:pPr>
      <w:spacing w:after="200" w:line="276" w:lineRule="auto"/>
      <w:ind w:left="708"/>
    </w:pPr>
    <w:rPr>
      <w:rFonts w:ascii="Calibri" w:hAnsi="Calibri"/>
      <w:sz w:val="22"/>
      <w:szCs w:val="22"/>
      <w:lang w:val="en-US" w:eastAsia="en-US"/>
    </w:rPr>
  </w:style>
  <w:style w:type="paragraph" w:customStyle="1" w:styleId="HTMLVorformatiert1">
    <w:name w:val="HTML Vorformatiert1"/>
    <w:basedOn w:val="a0"/>
    <w:uiPriority w:val="99"/>
    <w:rsid w:val="009C2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DE"/>
    </w:rPr>
  </w:style>
  <w:style w:type="character" w:customStyle="1" w:styleId="Funotenzeichen2">
    <w:name w:val="Fußnotenzeichen2"/>
    <w:rsid w:val="009C2B7F"/>
    <w:rPr>
      <w:vertAlign w:val="superscript"/>
    </w:rPr>
  </w:style>
  <w:style w:type="character" w:customStyle="1" w:styleId="Funotenzeichen4">
    <w:name w:val="Fußnotenzeichen4"/>
    <w:rsid w:val="009C2B7F"/>
    <w:rPr>
      <w:vertAlign w:val="superscript"/>
    </w:rPr>
  </w:style>
  <w:style w:type="character" w:customStyle="1" w:styleId="ZchnZchn5">
    <w:name w:val="Zchn Zchn5"/>
    <w:semiHidden/>
    <w:locked/>
    <w:rsid w:val="009C2B7F"/>
    <w:rPr>
      <w:rFonts w:cs="Times New Roman"/>
      <w:spacing w:val="0"/>
      <w:sz w:val="20"/>
      <w:lang w:val="es-ES" w:eastAsia="ro-RO"/>
    </w:rPr>
  </w:style>
  <w:style w:type="paragraph" w:customStyle="1" w:styleId="11">
    <w:name w:val="列出段落1"/>
    <w:basedOn w:val="a0"/>
    <w:rsid w:val="00C77A3A"/>
    <w:pPr>
      <w:ind w:left="720"/>
      <w:contextualSpacing/>
    </w:pPr>
    <w:rPr>
      <w:rFonts w:eastAsiaTheme="minorEastAsia"/>
      <w:lang w:eastAsia="de-DE"/>
    </w:rPr>
  </w:style>
  <w:style w:type="paragraph" w:customStyle="1" w:styleId="antragstandardtext">
    <w:name w:val="antrag_standard_text"/>
    <w:basedOn w:val="a0"/>
    <w:link w:val="antragstandardtextZchn"/>
    <w:rsid w:val="00C77A3A"/>
    <w:pPr>
      <w:tabs>
        <w:tab w:val="left" w:pos="360"/>
      </w:tabs>
      <w:ind w:firstLine="284"/>
      <w:jc w:val="both"/>
    </w:pPr>
    <w:rPr>
      <w:rFonts w:ascii="Arial" w:eastAsiaTheme="minorEastAsia" w:hAnsi="Arial"/>
      <w:sz w:val="22"/>
      <w:szCs w:val="20"/>
      <w:lang w:val="x-none" w:eastAsia="x-none"/>
    </w:rPr>
  </w:style>
  <w:style w:type="character" w:customStyle="1" w:styleId="antraghervorhebungkursiv">
    <w:name w:val="antrag_hervorhebung_kursiv"/>
    <w:rsid w:val="00C77A3A"/>
    <w:rPr>
      <w:rFonts w:ascii="Arial" w:hAnsi="Arial"/>
      <w:i/>
      <w:sz w:val="22"/>
    </w:rPr>
  </w:style>
  <w:style w:type="character" w:customStyle="1" w:styleId="antragstandardtextZchn">
    <w:name w:val="antrag_standard_text Zchn"/>
    <w:link w:val="antragstandardtext"/>
    <w:locked/>
    <w:rsid w:val="00C77A3A"/>
    <w:rPr>
      <w:rFonts w:ascii="Arial" w:hAnsi="Arial" w:cs="Times New Roman"/>
      <w:szCs w:val="20"/>
      <w:lang w:val="x-none" w:eastAsia="x-none"/>
    </w:rPr>
  </w:style>
  <w:style w:type="character" w:customStyle="1" w:styleId="aff1">
    <w:name w:val="脚注文本 字符"/>
    <w:aliases w:val="Char6 字符"/>
    <w:semiHidden/>
    <w:locked/>
    <w:rsid w:val="00C77A3A"/>
    <w:rPr>
      <w:lang w:val="de-DE" w:eastAsia="de-DE"/>
    </w:rPr>
  </w:style>
  <w:style w:type="paragraph" w:customStyle="1" w:styleId="Ex">
    <w:name w:val="Ex"/>
    <w:basedOn w:val="a0"/>
    <w:rsid w:val="00C77A3A"/>
    <w:pPr>
      <w:widowControl w:val="0"/>
      <w:tabs>
        <w:tab w:val="left" w:pos="426"/>
        <w:tab w:val="left" w:pos="709"/>
        <w:tab w:val="left" w:pos="1276"/>
        <w:tab w:val="left" w:pos="1843"/>
        <w:tab w:val="left" w:pos="2127"/>
        <w:tab w:val="left" w:pos="2552"/>
        <w:tab w:val="left" w:pos="2977"/>
        <w:tab w:val="left" w:pos="3261"/>
        <w:tab w:val="left" w:pos="3544"/>
        <w:tab w:val="left" w:pos="3828"/>
        <w:tab w:val="left" w:pos="4111"/>
        <w:tab w:val="left" w:pos="4395"/>
        <w:tab w:val="left" w:pos="4678"/>
        <w:tab w:val="left" w:pos="5103"/>
        <w:tab w:val="left" w:pos="5529"/>
      </w:tabs>
      <w:autoSpaceDE w:val="0"/>
      <w:autoSpaceDN w:val="0"/>
      <w:adjustRightInd w:val="0"/>
    </w:pPr>
    <w:rPr>
      <w:rFonts w:eastAsiaTheme="minorEastAsia"/>
      <w:spacing w:val="-1"/>
      <w:lang w:val="fr-FR" w:eastAsia="de-DE"/>
    </w:rPr>
  </w:style>
  <w:style w:type="character" w:customStyle="1" w:styleId="12">
    <w:name w:val="标题 1 字符"/>
    <w:uiPriority w:val="9"/>
    <w:rsid w:val="00C77A3A"/>
    <w:rPr>
      <w:rFonts w:ascii="Times" w:hAnsi="Times"/>
      <w:b/>
      <w:bCs/>
      <w:kern w:val="36"/>
      <w:sz w:val="48"/>
      <w:szCs w:val="48"/>
      <w:lang w:val="x-none" w:eastAsia="x-none"/>
    </w:rPr>
  </w:style>
  <w:style w:type="character" w:customStyle="1" w:styleId="publication-resource-link-text">
    <w:name w:val="publication-resource-link-text"/>
    <w:rsid w:val="00C77A3A"/>
  </w:style>
  <w:style w:type="character" w:customStyle="1" w:styleId="publication-resource-link-amount">
    <w:name w:val="publication-resource-link-amount"/>
    <w:rsid w:val="00C77A3A"/>
  </w:style>
  <w:style w:type="character" w:customStyle="1" w:styleId="nova-c-buttonlabel">
    <w:name w:val="nova-c-button__label"/>
    <w:rsid w:val="00C77A3A"/>
  </w:style>
  <w:style w:type="character" w:customStyle="1" w:styleId="publication-meta-journal">
    <w:name w:val="publication-meta-journal"/>
    <w:rsid w:val="00C77A3A"/>
  </w:style>
  <w:style w:type="character" w:customStyle="1" w:styleId="publication-meta-separator">
    <w:name w:val="publication-meta-separator"/>
    <w:rsid w:val="00C77A3A"/>
  </w:style>
  <w:style w:type="character" w:customStyle="1" w:styleId="publication-meta-date">
    <w:name w:val="publication-meta-date"/>
    <w:rsid w:val="00C77A3A"/>
  </w:style>
  <w:style w:type="paragraph" w:customStyle="1" w:styleId="antragliteraturverzeichnis">
    <w:name w:val="antrag_literaturverzeichnis"/>
    <w:basedOn w:val="a0"/>
    <w:rsid w:val="00C77A3A"/>
    <w:pPr>
      <w:spacing w:after="60"/>
      <w:ind w:left="709" w:hanging="709"/>
    </w:pPr>
    <w:rPr>
      <w:rFonts w:ascii="Arial" w:eastAsiaTheme="minorEastAsia" w:hAnsi="Arial"/>
      <w:sz w:val="22"/>
      <w:szCs w:val="20"/>
      <w:lang w:eastAsia="de-DE"/>
    </w:rPr>
  </w:style>
  <w:style w:type="numbering" w:customStyle="1" w:styleId="WWOutlineListStyle">
    <w:name w:val="WW_OutlineListStyle"/>
    <w:basedOn w:val="a3"/>
    <w:rsid w:val="00A97327"/>
    <w:pPr>
      <w:numPr>
        <w:numId w:val="15"/>
      </w:numPr>
    </w:pPr>
  </w:style>
  <w:style w:type="paragraph" w:customStyle="1" w:styleId="Standard1">
    <w:name w:val="Standard1"/>
    <w:rsid w:val="00A97327"/>
    <w:pPr>
      <w:autoSpaceDN w:val="0"/>
      <w:spacing w:line="256" w:lineRule="auto"/>
      <w:textAlignment w:val="baseline"/>
    </w:pPr>
    <w:rPr>
      <w:rFonts w:ascii="Calibri" w:hAnsi="Calibri" w:cs="Times New Roman"/>
      <w:lang w:val="en-GB"/>
    </w:rPr>
  </w:style>
  <w:style w:type="paragraph" w:customStyle="1" w:styleId="Textbody">
    <w:name w:val="Text body"/>
    <w:basedOn w:val="Standard1"/>
    <w:rsid w:val="00A97327"/>
    <w:pPr>
      <w:spacing w:after="140" w:line="288" w:lineRule="auto"/>
    </w:pPr>
  </w:style>
  <w:style w:type="paragraph" w:customStyle="1" w:styleId="LangSciEnumerated">
    <w:name w:val="LangSci_Enumerated"/>
    <w:basedOn w:val="a0"/>
    <w:rsid w:val="00A97327"/>
    <w:pPr>
      <w:widowControl w:val="0"/>
      <w:numPr>
        <w:numId w:val="19"/>
      </w:numPr>
      <w:autoSpaceDN w:val="0"/>
      <w:spacing w:after="160" w:line="100" w:lineRule="atLeast"/>
      <w:textAlignment w:val="baseline"/>
    </w:pPr>
    <w:rPr>
      <w:rFonts w:eastAsia="Droid Sans Fallback" w:cs="FreeSans"/>
      <w:lang w:val="en-GB" w:eastAsia="hi-IN" w:bidi="hi-IN"/>
    </w:rPr>
  </w:style>
  <w:style w:type="character" w:customStyle="1" w:styleId="Char">
    <w:name w:val="引用 Char"/>
    <w:aliases w:val="ls_Quote Char"/>
    <w:basedOn w:val="a1"/>
    <w:link w:val="a6"/>
    <w:rsid w:val="00A97327"/>
    <w:rPr>
      <w:rFonts w:ascii="Times New Roman" w:eastAsia="Times New Roman" w:hAnsi="Times New Roman" w:cs="Times New Roman"/>
      <w:sz w:val="24"/>
      <w:szCs w:val="24"/>
      <w:lang w:eastAsia="ar-SA"/>
    </w:rPr>
  </w:style>
  <w:style w:type="paragraph" w:customStyle="1" w:styleId="LangSciBulletList">
    <w:name w:val="LangSci_BulletList"/>
    <w:rsid w:val="00A97327"/>
    <w:pPr>
      <w:numPr>
        <w:numId w:val="18"/>
      </w:numPr>
      <w:suppressAutoHyphens/>
      <w:autoSpaceDN w:val="0"/>
      <w:spacing w:line="256" w:lineRule="auto"/>
      <w:textAlignment w:val="baseline"/>
    </w:pPr>
    <w:rPr>
      <w:rFonts w:ascii="Times New Roman" w:eastAsia="Droid Sans Fallback" w:hAnsi="Times New Roman" w:cs="FreeSans"/>
      <w:sz w:val="24"/>
      <w:szCs w:val="24"/>
      <w:lang w:val="en-GB" w:eastAsia="hi-IN" w:bidi="hi-IN"/>
    </w:rPr>
  </w:style>
  <w:style w:type="paragraph" w:customStyle="1" w:styleId="LangSciTable">
    <w:name w:val="LangSci_Table"/>
    <w:basedOn w:val="LangsciTableHeading"/>
    <w:rsid w:val="00A97327"/>
    <w:pPr>
      <w:suppressLineNumbers/>
      <w:spacing w:before="29" w:after="0"/>
    </w:pPr>
    <w:rPr>
      <w:b w:val="0"/>
    </w:rPr>
  </w:style>
  <w:style w:type="paragraph" w:customStyle="1" w:styleId="LangsciTableHeading">
    <w:name w:val="Langsci_TableHeading"/>
    <w:basedOn w:val="a0"/>
    <w:rsid w:val="00A97327"/>
    <w:pPr>
      <w:widowControl w:val="0"/>
      <w:autoSpaceDN w:val="0"/>
      <w:spacing w:after="160" w:line="276" w:lineRule="auto"/>
      <w:textAlignment w:val="baseline"/>
    </w:pPr>
    <w:rPr>
      <w:rFonts w:eastAsia="Droid Sans Fallback" w:cs="FreeSans"/>
      <w:b/>
      <w:lang w:val="en-GB" w:eastAsia="hi-IN" w:bidi="hi-IN"/>
    </w:rPr>
  </w:style>
  <w:style w:type="paragraph" w:customStyle="1" w:styleId="Abstract">
    <w:name w:val="Abstract"/>
    <w:basedOn w:val="a0"/>
    <w:rsid w:val="00A97327"/>
    <w:pPr>
      <w:keepNext/>
      <w:widowControl w:val="0"/>
      <w:autoSpaceDN w:val="0"/>
      <w:spacing w:after="160" w:line="100" w:lineRule="atLeast"/>
      <w:ind w:left="720" w:right="720"/>
      <w:jc w:val="both"/>
      <w:textAlignment w:val="baseline"/>
    </w:pPr>
    <w:rPr>
      <w:rFonts w:eastAsia="Droid Sans Fallback" w:cs="FreeSans"/>
      <w:i/>
      <w:lang w:val="en-GB" w:eastAsia="hi-IN" w:bidi="hi-IN"/>
    </w:rPr>
  </w:style>
  <w:style w:type="paragraph" w:customStyle="1" w:styleId="LangSciConversationTranscript">
    <w:name w:val="LangSci_ConversationTranscript"/>
    <w:basedOn w:val="a0"/>
    <w:rsid w:val="00A97327"/>
    <w:pPr>
      <w:keepNext/>
      <w:widowControl w:val="0"/>
      <w:autoSpaceDN w:val="0"/>
      <w:spacing w:after="160" w:line="100" w:lineRule="atLeast"/>
      <w:textAlignment w:val="baseline"/>
    </w:pPr>
    <w:rPr>
      <w:rFonts w:ascii="Courier New" w:eastAsia="Droid Sans Fallback" w:hAnsi="Courier New" w:cs="FreeSans"/>
      <w:lang w:val="en-GB" w:eastAsia="hi-IN" w:bidi="hi-IN"/>
    </w:rPr>
  </w:style>
  <w:style w:type="paragraph" w:customStyle="1" w:styleId="LangSciSourceline">
    <w:name w:val="LangSci_Sourceline"/>
    <w:next w:val="LangSciIMT"/>
    <w:rsid w:val="00A97327"/>
    <w:pPr>
      <w:keepNext/>
      <w:tabs>
        <w:tab w:val="left" w:pos="1077"/>
      </w:tabs>
      <w:suppressAutoHyphens/>
      <w:autoSpaceDN w:val="0"/>
      <w:spacing w:after="0" w:line="240" w:lineRule="auto"/>
      <w:ind w:left="1077"/>
      <w:textAlignment w:val="baseline"/>
    </w:pPr>
    <w:rPr>
      <w:rFonts w:ascii="Times New Roman" w:eastAsia="Droid Sans Fallback" w:hAnsi="Times New Roman" w:cs="FreeSans"/>
      <w:i/>
      <w:sz w:val="24"/>
      <w:szCs w:val="24"/>
      <w:lang w:val="en-GB" w:eastAsia="hi-IN" w:bidi="hi-IN"/>
    </w:rPr>
  </w:style>
  <w:style w:type="paragraph" w:customStyle="1" w:styleId="LangSciIMT">
    <w:name w:val="LangSci_IMT"/>
    <w:basedOn w:val="LangSciSourceline"/>
    <w:next w:val="LangSciTranslation"/>
    <w:rsid w:val="00A97327"/>
    <w:rPr>
      <w:i w:val="0"/>
    </w:rPr>
  </w:style>
  <w:style w:type="paragraph" w:customStyle="1" w:styleId="LangSciTranslation">
    <w:name w:val="LangSci_Translation"/>
    <w:next w:val="LangSciLanginfo"/>
    <w:autoRedefine/>
    <w:rsid w:val="00A97327"/>
    <w:pPr>
      <w:keepNext/>
      <w:suppressAutoHyphens/>
      <w:autoSpaceDN w:val="0"/>
      <w:spacing w:line="100" w:lineRule="atLeast"/>
      <w:ind w:left="1077"/>
      <w:textAlignment w:val="baseline"/>
    </w:pPr>
    <w:rPr>
      <w:rFonts w:ascii="Times New Roman" w:eastAsia="Droid Sans Fallback" w:hAnsi="Times New Roman" w:cs="FreeSans"/>
      <w:iCs/>
      <w:sz w:val="24"/>
      <w:szCs w:val="24"/>
      <w:lang w:val="en-GB" w:eastAsia="hi-IN" w:bidi="hi-IN"/>
    </w:rPr>
  </w:style>
  <w:style w:type="paragraph" w:customStyle="1" w:styleId="LangSciLanginfo">
    <w:name w:val="LangSci_Langinfo"/>
    <w:next w:val="LangSciSourceline"/>
    <w:rsid w:val="00A97327"/>
    <w:pPr>
      <w:keepNext/>
      <w:numPr>
        <w:numId w:val="17"/>
      </w:numPr>
      <w:tabs>
        <w:tab w:val="left" w:pos="113"/>
      </w:tabs>
      <w:suppressAutoHyphens/>
      <w:autoSpaceDN w:val="0"/>
      <w:spacing w:after="0" w:line="240" w:lineRule="auto"/>
      <w:ind w:left="113"/>
      <w:textAlignment w:val="baseline"/>
    </w:pPr>
    <w:rPr>
      <w:rFonts w:ascii="Times New Roman" w:eastAsia="Times New Roman" w:hAnsi="Times New Roman" w:cs="Times New Roman"/>
      <w:sz w:val="24"/>
      <w:szCs w:val="20"/>
      <w:lang w:val="en-GB"/>
    </w:rPr>
  </w:style>
  <w:style w:type="paragraph" w:customStyle="1" w:styleId="LangSciTranslationSubexample">
    <w:name w:val="LangSci_Translation_Subexample"/>
    <w:basedOn w:val="LangSciTranslation"/>
    <w:next w:val="LangSciLanginfo"/>
    <w:rsid w:val="00A97327"/>
  </w:style>
  <w:style w:type="paragraph" w:customStyle="1" w:styleId="LangSciSection1">
    <w:name w:val="LangSci_Section1"/>
    <w:basedOn w:val="1"/>
    <w:rsid w:val="00A97327"/>
    <w:pPr>
      <w:widowControl w:val="0"/>
      <w:numPr>
        <w:numId w:val="15"/>
      </w:numPr>
      <w:autoSpaceDN w:val="0"/>
      <w:spacing w:line="100" w:lineRule="atLeast"/>
      <w:ind w:left="0" w:firstLine="0"/>
      <w:textAlignment w:val="baseline"/>
    </w:pPr>
    <w:rPr>
      <w:rFonts w:eastAsia="Droid Sans Fallback" w:cs="FreeSans"/>
      <w:lang w:val="en-GB" w:eastAsia="hi-IN" w:bidi="hi-IN"/>
    </w:rPr>
  </w:style>
  <w:style w:type="paragraph" w:customStyle="1" w:styleId="LangSciSection2">
    <w:name w:val="LangSci_Section2"/>
    <w:basedOn w:val="2"/>
    <w:rsid w:val="00A97327"/>
    <w:pPr>
      <w:keepNext/>
      <w:widowControl w:val="0"/>
      <w:numPr>
        <w:ilvl w:val="1"/>
        <w:numId w:val="15"/>
      </w:numPr>
      <w:autoSpaceDN w:val="0"/>
      <w:spacing w:line="100" w:lineRule="atLeast"/>
      <w:textAlignment w:val="baseline"/>
    </w:pPr>
    <w:rPr>
      <w:rFonts w:eastAsia="Droid Sans Fallback" w:cs="FreeSans"/>
      <w:lang w:val="en-GB" w:eastAsia="hi-IN" w:bidi="hi-IN"/>
    </w:rPr>
  </w:style>
  <w:style w:type="paragraph" w:customStyle="1" w:styleId="LangSciSection3">
    <w:name w:val="LangSci_Section3"/>
    <w:basedOn w:val="3"/>
    <w:rsid w:val="00A97327"/>
    <w:pPr>
      <w:keepNext/>
      <w:widowControl w:val="0"/>
      <w:numPr>
        <w:numId w:val="15"/>
      </w:numPr>
      <w:autoSpaceDN w:val="0"/>
      <w:spacing w:line="100" w:lineRule="atLeast"/>
      <w:ind w:left="0" w:firstLine="0"/>
      <w:textAlignment w:val="baseline"/>
    </w:pPr>
    <w:rPr>
      <w:rFonts w:eastAsia="Droid Sans Fallback" w:cs="FreeSans"/>
      <w:lang w:val="en-GB" w:eastAsia="hi-IN" w:bidi="hi-IN"/>
    </w:rPr>
  </w:style>
  <w:style w:type="paragraph" w:customStyle="1" w:styleId="LangSciSection4">
    <w:name w:val="LangSci_Section4"/>
    <w:basedOn w:val="LangSciSection3"/>
    <w:rsid w:val="00A97327"/>
    <w:pPr>
      <w:numPr>
        <w:ilvl w:val="3"/>
      </w:numPr>
      <w:outlineLvl w:val="3"/>
    </w:pPr>
    <w:rPr>
      <w:sz w:val="24"/>
    </w:rPr>
  </w:style>
  <w:style w:type="paragraph" w:customStyle="1" w:styleId="Footnote0">
    <w:name w:val="Footnote"/>
    <w:basedOn w:val="Footnote"/>
    <w:rsid w:val="00920732"/>
    <w:pPr>
      <w:suppressLineNumbers/>
      <w:ind w:left="339" w:hanging="339"/>
    </w:pPr>
    <w:rPr>
      <w:vertAlign w:val="superscript"/>
    </w:rPr>
  </w:style>
  <w:style w:type="character" w:customStyle="1" w:styleId="BodyTextChar">
    <w:name w:val="Body Text Char"/>
    <w:basedOn w:val="a1"/>
    <w:rsid w:val="00A97327"/>
    <w:rPr>
      <w:rFonts w:ascii="Times New Roman" w:eastAsia="Droid Sans Fallback" w:hAnsi="Times New Roman" w:cs="FreeSans"/>
      <w:sz w:val="24"/>
      <w:szCs w:val="24"/>
      <w:lang w:eastAsia="hi-IN" w:bidi="hi-IN"/>
    </w:rPr>
  </w:style>
  <w:style w:type="character" w:customStyle="1" w:styleId="LangSciCategory">
    <w:name w:val="LangSci_Category"/>
    <w:rsid w:val="00A97327"/>
    <w:rPr>
      <w:smallCaps/>
    </w:rPr>
  </w:style>
  <w:style w:type="character" w:customStyle="1" w:styleId="Heading4Char">
    <w:name w:val="Heading 4 Char"/>
    <w:basedOn w:val="a1"/>
    <w:rsid w:val="00A97327"/>
    <w:rPr>
      <w:rFonts w:ascii="Calibri Light" w:eastAsia="Times New Roman" w:hAnsi="Calibri Light" w:cs="Mangal"/>
      <w:i/>
      <w:iCs/>
      <w:color w:val="2E74B5"/>
      <w:sz w:val="24"/>
      <w:szCs w:val="21"/>
      <w:lang w:eastAsia="hi-IN" w:bidi="hi-IN"/>
    </w:rPr>
  </w:style>
  <w:style w:type="character" w:customStyle="1" w:styleId="FootnoteSymbol">
    <w:name w:val="Footnote Symbol"/>
    <w:rsid w:val="00A97327"/>
  </w:style>
  <w:style w:type="character" w:customStyle="1" w:styleId="NumberingSymbols">
    <w:name w:val="Numbering Symbols"/>
    <w:rsid w:val="00A97327"/>
  </w:style>
  <w:style w:type="character" w:customStyle="1" w:styleId="BulletSymbols">
    <w:name w:val="Bullet Symbols"/>
    <w:rsid w:val="00A97327"/>
    <w:rPr>
      <w:rFonts w:ascii="OpenSymbol" w:eastAsia="OpenSymbol" w:hAnsi="OpenSymbol" w:cs="OpenSymbol"/>
    </w:rPr>
  </w:style>
  <w:style w:type="numbering" w:customStyle="1" w:styleId="Numbering1">
    <w:name w:val="Numbering 1"/>
    <w:basedOn w:val="a3"/>
    <w:rsid w:val="00A97327"/>
    <w:pPr>
      <w:numPr>
        <w:numId w:val="16"/>
      </w:numPr>
    </w:pPr>
  </w:style>
  <w:style w:type="numbering" w:customStyle="1" w:styleId="LFO2">
    <w:name w:val="LFO2"/>
    <w:basedOn w:val="a3"/>
    <w:rsid w:val="00A97327"/>
    <w:pPr>
      <w:numPr>
        <w:numId w:val="17"/>
      </w:numPr>
    </w:pPr>
  </w:style>
  <w:style w:type="numbering" w:customStyle="1" w:styleId="LFO9">
    <w:name w:val="LFO9"/>
    <w:basedOn w:val="a3"/>
    <w:rsid w:val="00A97327"/>
    <w:pPr>
      <w:numPr>
        <w:numId w:val="18"/>
      </w:numPr>
    </w:pPr>
  </w:style>
  <w:style w:type="numbering" w:customStyle="1" w:styleId="LFO10">
    <w:name w:val="LFO10"/>
    <w:basedOn w:val="a3"/>
    <w:rsid w:val="00A97327"/>
    <w:pPr>
      <w:numPr>
        <w:numId w:val="1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endnote reference" w:uiPriority="0"/>
    <w:lsdException w:name="endnote text" w:uiPriority="0"/>
    <w:lsdException w:name="List"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HTML Top of Form" w:uiPriority="0"/>
    <w:lsdException w:name="HTML Cite"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D26787"/>
    <w:pPr>
      <w:spacing w:after="0"/>
    </w:pPr>
    <w:rPr>
      <w:rFonts w:ascii="Times New Roman" w:eastAsia="Times New Roman" w:hAnsi="Times New Roman" w:cs="Times New Roman"/>
      <w:sz w:val="24"/>
      <w:szCs w:val="24"/>
      <w:lang w:eastAsia="ar-SA"/>
    </w:rPr>
  </w:style>
  <w:style w:type="paragraph" w:styleId="1">
    <w:name w:val="heading 1"/>
    <w:basedOn w:val="a0"/>
    <w:next w:val="a0"/>
    <w:link w:val="1Char"/>
    <w:qFormat/>
    <w:rsid w:val="005D4AE7"/>
    <w:pPr>
      <w:numPr>
        <w:numId w:val="1"/>
      </w:numPr>
      <w:spacing w:before="240" w:after="120"/>
      <w:outlineLvl w:val="0"/>
    </w:pPr>
    <w:rPr>
      <w:rFonts w:ascii="Arial" w:hAnsi="Arial"/>
      <w:b/>
      <w:bCs/>
      <w:sz w:val="36"/>
      <w:szCs w:val="36"/>
    </w:rPr>
  </w:style>
  <w:style w:type="paragraph" w:styleId="2">
    <w:name w:val="heading 2"/>
    <w:basedOn w:val="a0"/>
    <w:next w:val="a0"/>
    <w:link w:val="2Char"/>
    <w:qFormat/>
    <w:rsid w:val="005D4AE7"/>
    <w:pPr>
      <w:spacing w:before="320" w:after="120"/>
      <w:outlineLvl w:val="1"/>
    </w:pPr>
    <w:rPr>
      <w:rFonts w:ascii="Arial" w:hAnsi="Arial"/>
      <w:b/>
      <w:bCs/>
      <w:sz w:val="32"/>
      <w:szCs w:val="32"/>
    </w:rPr>
  </w:style>
  <w:style w:type="paragraph" w:styleId="3">
    <w:name w:val="heading 3"/>
    <w:basedOn w:val="a0"/>
    <w:next w:val="a0"/>
    <w:link w:val="3Char"/>
    <w:qFormat/>
    <w:rsid w:val="005D4AE7"/>
    <w:pPr>
      <w:numPr>
        <w:ilvl w:val="2"/>
        <w:numId w:val="1"/>
      </w:numPr>
      <w:spacing w:before="140"/>
      <w:outlineLvl w:val="2"/>
    </w:pPr>
    <w:rPr>
      <w:rFonts w:ascii="Arial" w:hAnsi="Arial"/>
      <w:b/>
      <w:sz w:val="28"/>
      <w:szCs w:val="28"/>
    </w:rPr>
  </w:style>
  <w:style w:type="paragraph" w:styleId="4">
    <w:name w:val="heading 4"/>
    <w:basedOn w:val="a0"/>
    <w:next w:val="a0"/>
    <w:link w:val="4Char"/>
    <w:unhideWhenUsed/>
    <w:qFormat/>
    <w:rsid w:val="000F36E9"/>
    <w:pPr>
      <w:keepLines/>
      <w:spacing w:before="40"/>
      <w:outlineLvl w:val="3"/>
    </w:pPr>
    <w:rPr>
      <w:rFonts w:asciiTheme="majorHAnsi" w:eastAsiaTheme="majorEastAsia" w:hAnsiTheme="majorHAnsi" w:cs="Mangal"/>
      <w:i/>
      <w:iCs/>
      <w:color w:val="2E74B5" w:themeColor="accent1" w:themeShade="BF"/>
      <w:szCs w:val="21"/>
    </w:rPr>
  </w:style>
  <w:style w:type="paragraph" w:styleId="5">
    <w:name w:val="heading 5"/>
    <w:basedOn w:val="a0"/>
    <w:next w:val="a0"/>
    <w:link w:val="5Char"/>
    <w:unhideWhenUsed/>
    <w:qFormat/>
    <w:rsid w:val="00C76985"/>
    <w:pPr>
      <w:keepNext/>
      <w:keepLines/>
      <w:tabs>
        <w:tab w:val="left" w:pos="425"/>
      </w:tabs>
      <w:spacing w:line="360" w:lineRule="auto"/>
      <w:contextualSpacing/>
      <w:jc w:val="both"/>
      <w:outlineLvl w:val="4"/>
    </w:pPr>
    <w:rPr>
      <w:rFonts w:asciiTheme="majorHAnsi" w:eastAsiaTheme="majorEastAsia" w:hAnsiTheme="majorHAnsi" w:cstheme="majorBidi"/>
      <w:color w:val="000000" w:themeColor="text1"/>
      <w:lang w:val="en-GB" w:eastAsia="en-US"/>
    </w:rPr>
  </w:style>
  <w:style w:type="paragraph" w:styleId="6">
    <w:name w:val="heading 6"/>
    <w:basedOn w:val="a0"/>
    <w:next w:val="a0"/>
    <w:link w:val="6Char"/>
    <w:qFormat/>
    <w:rsid w:val="005D4AE7"/>
    <w:pPr>
      <w:numPr>
        <w:ilvl w:val="5"/>
        <w:numId w:val="1"/>
      </w:numPr>
      <w:spacing w:before="60" w:after="60"/>
      <w:outlineLvl w:val="5"/>
    </w:pPr>
    <w:rPr>
      <w:rFonts w:ascii="Arial" w:hAnsi="Arial"/>
      <w:b/>
      <w:bCs/>
      <w:i/>
      <w:iCs/>
    </w:rPr>
  </w:style>
  <w:style w:type="paragraph" w:styleId="7">
    <w:name w:val="heading 7"/>
    <w:basedOn w:val="a0"/>
    <w:next w:val="a0"/>
    <w:link w:val="7Char"/>
    <w:qFormat/>
    <w:rsid w:val="005D4AE7"/>
    <w:pPr>
      <w:numPr>
        <w:ilvl w:val="6"/>
        <w:numId w:val="1"/>
      </w:numPr>
      <w:spacing w:before="60" w:after="60"/>
      <w:outlineLvl w:val="6"/>
    </w:pPr>
    <w:rPr>
      <w:rFonts w:ascii="Arial" w:hAnsi="Arial"/>
      <w:b/>
      <w:bCs/>
      <w:sz w:val="22"/>
      <w:szCs w:val="22"/>
    </w:rPr>
  </w:style>
  <w:style w:type="paragraph" w:styleId="8">
    <w:name w:val="heading 8"/>
    <w:basedOn w:val="a0"/>
    <w:next w:val="a0"/>
    <w:link w:val="8Char"/>
    <w:qFormat/>
    <w:rsid w:val="005D4AE7"/>
    <w:pPr>
      <w:numPr>
        <w:ilvl w:val="7"/>
        <w:numId w:val="1"/>
      </w:numPr>
      <w:spacing w:before="60" w:after="60"/>
      <w:outlineLvl w:val="7"/>
    </w:pPr>
    <w:rPr>
      <w:rFonts w:ascii="Arial" w:hAnsi="Arial"/>
      <w:b/>
      <w:bCs/>
      <w:i/>
      <w:iCs/>
      <w:sz w:val="22"/>
      <w:szCs w:val="22"/>
    </w:rPr>
  </w:style>
  <w:style w:type="paragraph" w:styleId="9">
    <w:name w:val="heading 9"/>
    <w:basedOn w:val="a0"/>
    <w:next w:val="a0"/>
    <w:link w:val="9Char"/>
    <w:qFormat/>
    <w:rsid w:val="005D4AE7"/>
    <w:pPr>
      <w:spacing w:before="60" w:after="60"/>
      <w:outlineLvl w:val="8"/>
    </w:pPr>
    <w:rPr>
      <w:rFonts w:ascii="Arial" w:hAnsi="Arial"/>
      <w:b/>
      <w:b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otnote reference"/>
    <w:uiPriority w:val="99"/>
    <w:rsid w:val="00D26787"/>
    <w:rPr>
      <w:position w:val="0"/>
      <w:sz w:val="13"/>
    </w:rPr>
  </w:style>
  <w:style w:type="character" w:styleId="a5">
    <w:name w:val="Hyperlink"/>
    <w:uiPriority w:val="99"/>
    <w:rPr>
      <w:color w:val="000080"/>
      <w:u w:val="single"/>
    </w:rPr>
  </w:style>
  <w:style w:type="character" w:customStyle="1" w:styleId="lsCategory">
    <w:name w:val="ls_Category"/>
    <w:qFormat/>
    <w:rPr>
      <w:smallCaps/>
    </w:rPr>
  </w:style>
  <w:style w:type="paragraph" w:customStyle="1" w:styleId="lsEnumerated">
    <w:name w:val="ls_Enumerated"/>
    <w:basedOn w:val="a0"/>
    <w:qFormat/>
    <w:rsid w:val="003951B6"/>
    <w:pPr>
      <w:numPr>
        <w:numId w:val="4"/>
      </w:numPr>
      <w:spacing w:after="140" w:line="288" w:lineRule="auto"/>
    </w:pPr>
  </w:style>
  <w:style w:type="paragraph" w:styleId="a6">
    <w:name w:val="Quote"/>
    <w:aliases w:val="ls_Quote"/>
    <w:basedOn w:val="a0"/>
    <w:link w:val="Char"/>
    <w:qFormat/>
    <w:pPr>
      <w:spacing w:after="283"/>
      <w:ind w:left="567" w:right="567"/>
    </w:pPr>
  </w:style>
  <w:style w:type="paragraph" w:styleId="a7">
    <w:name w:val="Title"/>
    <w:aliases w:val="ls_Title"/>
    <w:basedOn w:val="a0"/>
    <w:next w:val="a0"/>
    <w:link w:val="Char0"/>
    <w:qFormat/>
    <w:rsid w:val="005D4AE7"/>
    <w:pPr>
      <w:spacing w:before="240" w:after="120"/>
      <w:jc w:val="center"/>
    </w:pPr>
    <w:rPr>
      <w:rFonts w:ascii="Arial" w:hAnsi="Arial"/>
      <w:b/>
      <w:bCs/>
      <w:sz w:val="56"/>
      <w:szCs w:val="56"/>
    </w:rPr>
  </w:style>
  <w:style w:type="paragraph" w:styleId="a8">
    <w:name w:val="footer"/>
    <w:basedOn w:val="a0"/>
    <w:link w:val="Char1"/>
    <w:pPr>
      <w:suppressLineNumbers/>
      <w:tabs>
        <w:tab w:val="center" w:pos="4819"/>
        <w:tab w:val="right" w:pos="9638"/>
      </w:tabs>
    </w:pPr>
  </w:style>
  <w:style w:type="paragraph" w:customStyle="1" w:styleId="lsBulletList">
    <w:name w:val="ls_BulletList"/>
    <w:qFormat/>
    <w:rsid w:val="005D4AE7"/>
    <w:pPr>
      <w:numPr>
        <w:numId w:val="3"/>
      </w:numPr>
    </w:pPr>
    <w:rPr>
      <w:rFonts w:ascii="Times New Roman" w:eastAsia="Droid Sans Fallback" w:hAnsi="Times New Roman" w:cs="FreeSans"/>
      <w:sz w:val="24"/>
      <w:szCs w:val="24"/>
      <w:lang w:val="en-US" w:eastAsia="hi-IN" w:bidi="hi-IN"/>
    </w:rPr>
  </w:style>
  <w:style w:type="paragraph" w:customStyle="1" w:styleId="lsTable">
    <w:name w:val="ls_Table"/>
    <w:basedOn w:val="lsTableHeading"/>
    <w:qFormat/>
    <w:rsid w:val="005D4AE7"/>
    <w:pPr>
      <w:suppressLineNumbers/>
      <w:spacing w:before="29"/>
    </w:pPr>
    <w:rPr>
      <w:b w:val="0"/>
    </w:rPr>
  </w:style>
  <w:style w:type="paragraph" w:customStyle="1" w:styleId="lsTableHeading">
    <w:name w:val="ls_TableHeading"/>
    <w:basedOn w:val="a0"/>
    <w:qFormat/>
    <w:rsid w:val="002463E6"/>
    <w:pPr>
      <w:spacing w:line="276" w:lineRule="auto"/>
    </w:pPr>
    <w:rPr>
      <w:b/>
    </w:rPr>
  </w:style>
  <w:style w:type="paragraph" w:styleId="a9">
    <w:name w:val="caption"/>
    <w:basedOn w:val="a0"/>
    <w:qFormat/>
    <w:pPr>
      <w:suppressLineNumbers/>
      <w:spacing w:before="120" w:after="120"/>
    </w:pPr>
    <w:rPr>
      <w:i/>
      <w:iCs/>
      <w:sz w:val="20"/>
      <w:szCs w:val="20"/>
    </w:rPr>
  </w:style>
  <w:style w:type="paragraph" w:styleId="aa">
    <w:name w:val="footnote text"/>
    <w:aliases w:val="Char6"/>
    <w:basedOn w:val="a0"/>
    <w:link w:val="Char2"/>
    <w:uiPriority w:val="99"/>
    <w:pPr>
      <w:suppressLineNumbers/>
      <w:ind w:left="339" w:hanging="339"/>
    </w:pPr>
    <w:rPr>
      <w:sz w:val="20"/>
      <w:szCs w:val="20"/>
    </w:rPr>
  </w:style>
  <w:style w:type="paragraph" w:customStyle="1" w:styleId="lsAbstract">
    <w:name w:val="ls_Abstract"/>
    <w:basedOn w:val="a0"/>
    <w:qFormat/>
    <w:pPr>
      <w:ind w:left="720" w:right="720"/>
      <w:jc w:val="both"/>
    </w:pPr>
    <w:rPr>
      <w:i/>
    </w:rPr>
  </w:style>
  <w:style w:type="paragraph" w:customStyle="1" w:styleId="lsConversationTranscript">
    <w:name w:val="ls_ConversationTranscript"/>
    <w:basedOn w:val="a0"/>
    <w:rsid w:val="003951B6"/>
    <w:pPr>
      <w:spacing w:after="140" w:line="288" w:lineRule="auto"/>
    </w:pPr>
    <w:rPr>
      <w:rFonts w:ascii="Courier New" w:hAnsi="Courier New"/>
    </w:rPr>
  </w:style>
  <w:style w:type="paragraph" w:customStyle="1" w:styleId="lsSourceline">
    <w:name w:val="ls_Sourceline"/>
    <w:next w:val="lsIMT"/>
    <w:qFormat/>
    <w:rsid w:val="00AD5B61"/>
    <w:pPr>
      <w:keepNext/>
      <w:tabs>
        <w:tab w:val="left" w:pos="1077"/>
      </w:tabs>
      <w:suppressAutoHyphens/>
      <w:spacing w:after="0" w:line="240" w:lineRule="auto"/>
      <w:ind w:left="1077"/>
    </w:pPr>
    <w:rPr>
      <w:rFonts w:ascii="Times New Roman" w:eastAsia="Droid Sans Fallback" w:hAnsi="Times New Roman" w:cs="FreeSans"/>
      <w:i/>
      <w:sz w:val="24"/>
      <w:szCs w:val="24"/>
      <w:lang w:val="en-US" w:eastAsia="hi-IN" w:bidi="hi-IN"/>
    </w:rPr>
  </w:style>
  <w:style w:type="paragraph" w:customStyle="1" w:styleId="lsIMT">
    <w:name w:val="ls_IMT"/>
    <w:basedOn w:val="lsSourceline"/>
    <w:next w:val="lsTranslation"/>
    <w:qFormat/>
    <w:rsid w:val="00AD5B61"/>
    <w:rPr>
      <w:i w:val="0"/>
    </w:rPr>
  </w:style>
  <w:style w:type="paragraph" w:customStyle="1" w:styleId="lsTranslation">
    <w:name w:val="ls_Translation"/>
    <w:next w:val="lsLanginfo"/>
    <w:autoRedefine/>
    <w:qFormat/>
    <w:rsid w:val="00906C91"/>
    <w:pPr>
      <w:keepNext/>
      <w:suppressAutoHyphens/>
      <w:spacing w:line="100" w:lineRule="atLeast"/>
      <w:ind w:left="1077"/>
    </w:pPr>
    <w:rPr>
      <w:rFonts w:ascii="Times New Roman" w:eastAsia="Droid Sans Fallback" w:hAnsi="Times New Roman" w:cs="FreeSans"/>
      <w:iCs/>
      <w:sz w:val="24"/>
      <w:szCs w:val="24"/>
      <w:lang w:val="en-US" w:eastAsia="hi-IN" w:bidi="hi-IN"/>
    </w:rPr>
  </w:style>
  <w:style w:type="paragraph" w:customStyle="1" w:styleId="lsLanginfo">
    <w:name w:val="ls_Langinfo"/>
    <w:next w:val="lsSourceline"/>
    <w:qFormat/>
    <w:rsid w:val="00AD5B61"/>
    <w:pPr>
      <w:keepNext/>
      <w:numPr>
        <w:numId w:val="2"/>
      </w:numPr>
      <w:spacing w:after="0" w:line="240" w:lineRule="auto"/>
      <w:ind w:left="113" w:firstLine="0"/>
    </w:pPr>
    <w:rPr>
      <w:rFonts w:ascii="Times New Roman" w:eastAsia="Times New Roman" w:hAnsi="Times New Roman" w:cs="Times New Roman"/>
      <w:sz w:val="24"/>
      <w:szCs w:val="20"/>
    </w:rPr>
  </w:style>
  <w:style w:type="paragraph" w:customStyle="1" w:styleId="lsTranslationSubexample">
    <w:name w:val="ls_Translation_Subexample"/>
    <w:basedOn w:val="lsTranslation"/>
    <w:next w:val="lsLanginfo"/>
    <w:qFormat/>
  </w:style>
  <w:style w:type="character" w:customStyle="1" w:styleId="4Char">
    <w:name w:val="标题 4 Char"/>
    <w:basedOn w:val="a1"/>
    <w:link w:val="4"/>
    <w:rsid w:val="000F36E9"/>
    <w:rPr>
      <w:rFonts w:asciiTheme="majorHAnsi" w:eastAsiaTheme="majorEastAsia" w:hAnsiTheme="majorHAnsi" w:cs="Mangal"/>
      <w:i/>
      <w:iCs/>
      <w:color w:val="2E74B5" w:themeColor="accent1" w:themeShade="BF"/>
      <w:sz w:val="24"/>
      <w:szCs w:val="21"/>
      <w:lang w:val="en-US" w:eastAsia="hi-IN" w:bidi="hi-IN"/>
    </w:rPr>
  </w:style>
  <w:style w:type="paragraph" w:customStyle="1" w:styleId="lsSection1">
    <w:name w:val="ls_Section1"/>
    <w:basedOn w:val="1"/>
    <w:next w:val="a0"/>
    <w:autoRedefine/>
    <w:qFormat/>
    <w:rsid w:val="008D3501"/>
    <w:pPr>
      <w:numPr>
        <w:numId w:val="0"/>
      </w:numPr>
      <w:spacing w:before="0" w:after="0" w:line="276" w:lineRule="auto"/>
    </w:pPr>
    <w:rPr>
      <w:rFonts w:ascii="Times New Roman" w:hAnsi="Times New Roman"/>
      <w:lang w:val="en-US"/>
    </w:rPr>
  </w:style>
  <w:style w:type="paragraph" w:customStyle="1" w:styleId="lsSection2">
    <w:name w:val="ls_Section2"/>
    <w:basedOn w:val="2"/>
    <w:next w:val="a0"/>
    <w:autoRedefine/>
    <w:qFormat/>
    <w:rsid w:val="00AB42A5"/>
    <w:pPr>
      <w:spacing w:line="276" w:lineRule="auto"/>
      <w:ind w:left="360" w:hanging="360"/>
    </w:pPr>
    <w:rPr>
      <w:rFonts w:ascii="Times New Roman" w:hAnsi="Times New Roman"/>
      <w:lang w:val="en-US"/>
    </w:rPr>
  </w:style>
  <w:style w:type="paragraph" w:customStyle="1" w:styleId="lsSection3">
    <w:name w:val="ls_Section3"/>
    <w:basedOn w:val="3"/>
    <w:next w:val="a0"/>
    <w:autoRedefine/>
    <w:qFormat/>
    <w:rsid w:val="00D0727B"/>
    <w:pPr>
      <w:numPr>
        <w:numId w:val="5"/>
      </w:numPr>
      <w:ind w:left="823"/>
    </w:pPr>
  </w:style>
  <w:style w:type="paragraph" w:customStyle="1" w:styleId="lsSection4">
    <w:name w:val="ls_Section4"/>
    <w:basedOn w:val="lsSection3"/>
    <w:next w:val="a0"/>
    <w:autoRedefine/>
    <w:qFormat/>
    <w:rsid w:val="00D0727B"/>
    <w:pPr>
      <w:numPr>
        <w:ilvl w:val="3"/>
      </w:numPr>
      <w:ind w:left="360"/>
    </w:pPr>
    <w:rPr>
      <w:sz w:val="24"/>
    </w:rPr>
  </w:style>
  <w:style w:type="paragraph" w:styleId="ab">
    <w:name w:val="List Paragraph"/>
    <w:basedOn w:val="a0"/>
    <w:uiPriority w:val="34"/>
    <w:qFormat/>
    <w:rsid w:val="00433283"/>
    <w:pPr>
      <w:ind w:left="720"/>
      <w:contextualSpacing/>
    </w:pPr>
    <w:rPr>
      <w:rFonts w:ascii="Garamond" w:eastAsiaTheme="minorEastAsia" w:hAnsi="Garamond" w:cstheme="minorBidi"/>
      <w:szCs w:val="22"/>
      <w:lang w:val="en-GB" w:eastAsia="zh-CN"/>
    </w:rPr>
  </w:style>
  <w:style w:type="character" w:customStyle="1" w:styleId="10">
    <w:name w:val="未处理的提及1"/>
    <w:basedOn w:val="a1"/>
    <w:uiPriority w:val="99"/>
    <w:semiHidden/>
    <w:unhideWhenUsed/>
    <w:rsid w:val="00433283"/>
    <w:rPr>
      <w:color w:val="808080"/>
      <w:shd w:val="clear" w:color="auto" w:fill="E6E6E6"/>
    </w:rPr>
  </w:style>
  <w:style w:type="character" w:styleId="ac">
    <w:name w:val="annotation reference"/>
    <w:basedOn w:val="a1"/>
    <w:uiPriority w:val="99"/>
    <w:unhideWhenUsed/>
    <w:rsid w:val="00433283"/>
    <w:rPr>
      <w:sz w:val="16"/>
      <w:szCs w:val="16"/>
    </w:rPr>
  </w:style>
  <w:style w:type="paragraph" w:styleId="ad">
    <w:name w:val="annotation text"/>
    <w:basedOn w:val="a0"/>
    <w:link w:val="Char3"/>
    <w:uiPriority w:val="99"/>
    <w:unhideWhenUsed/>
    <w:rsid w:val="00433283"/>
    <w:pPr>
      <w:spacing w:after="200"/>
    </w:pPr>
    <w:rPr>
      <w:rFonts w:asciiTheme="minorHAnsi" w:eastAsiaTheme="minorHAnsi" w:hAnsiTheme="minorHAnsi" w:cstheme="minorBidi"/>
      <w:sz w:val="20"/>
      <w:szCs w:val="20"/>
      <w:lang w:eastAsia="en-US"/>
    </w:rPr>
  </w:style>
  <w:style w:type="character" w:customStyle="1" w:styleId="Char3">
    <w:name w:val="批注文字 Char"/>
    <w:basedOn w:val="a1"/>
    <w:link w:val="ad"/>
    <w:uiPriority w:val="99"/>
    <w:rsid w:val="00433283"/>
    <w:rPr>
      <w:rFonts w:eastAsiaTheme="minorHAnsi"/>
      <w:sz w:val="20"/>
      <w:szCs w:val="20"/>
      <w:lang w:eastAsia="en-US"/>
    </w:rPr>
  </w:style>
  <w:style w:type="paragraph" w:styleId="ae">
    <w:name w:val="Balloon Text"/>
    <w:basedOn w:val="a0"/>
    <w:link w:val="Char4"/>
    <w:uiPriority w:val="99"/>
    <w:unhideWhenUsed/>
    <w:rsid w:val="00433283"/>
    <w:rPr>
      <w:rFonts w:ascii="Microsoft YaHei UI" w:eastAsia="Microsoft YaHei UI" w:hAnsi="Garamond" w:cstheme="minorBidi"/>
      <w:sz w:val="18"/>
      <w:szCs w:val="18"/>
      <w:lang w:val="en-GB" w:eastAsia="zh-CN"/>
    </w:rPr>
  </w:style>
  <w:style w:type="character" w:customStyle="1" w:styleId="Char4">
    <w:name w:val="批注框文本 Char"/>
    <w:basedOn w:val="a1"/>
    <w:link w:val="ae"/>
    <w:uiPriority w:val="99"/>
    <w:rsid w:val="00433283"/>
    <w:rPr>
      <w:rFonts w:ascii="Microsoft YaHei UI" w:eastAsia="Microsoft YaHei UI" w:hAnsi="Garamond"/>
      <w:sz w:val="18"/>
      <w:szCs w:val="18"/>
      <w:lang w:val="en-GB" w:eastAsia="zh-CN"/>
    </w:rPr>
  </w:style>
  <w:style w:type="paragraph" w:styleId="af">
    <w:name w:val="annotation subject"/>
    <w:basedOn w:val="ad"/>
    <w:next w:val="ad"/>
    <w:link w:val="Char5"/>
    <w:uiPriority w:val="99"/>
    <w:unhideWhenUsed/>
    <w:rsid w:val="00433283"/>
    <w:pPr>
      <w:spacing w:after="0"/>
    </w:pPr>
    <w:rPr>
      <w:rFonts w:ascii="Garamond" w:eastAsiaTheme="minorEastAsia" w:hAnsi="Garamond"/>
      <w:b/>
      <w:bCs/>
      <w:sz w:val="24"/>
      <w:szCs w:val="22"/>
      <w:lang w:val="en-GB" w:eastAsia="zh-CN"/>
    </w:rPr>
  </w:style>
  <w:style w:type="character" w:customStyle="1" w:styleId="Char5">
    <w:name w:val="批注主题 Char"/>
    <w:basedOn w:val="Char3"/>
    <w:link w:val="af"/>
    <w:uiPriority w:val="99"/>
    <w:rsid w:val="00433283"/>
    <w:rPr>
      <w:rFonts w:ascii="Garamond" w:eastAsiaTheme="minorHAnsi" w:hAnsi="Garamond"/>
      <w:b/>
      <w:bCs/>
      <w:sz w:val="24"/>
      <w:szCs w:val="20"/>
      <w:lang w:val="en-GB" w:eastAsia="zh-CN"/>
    </w:rPr>
  </w:style>
  <w:style w:type="paragraph" w:styleId="af0">
    <w:name w:val="header"/>
    <w:basedOn w:val="a0"/>
    <w:link w:val="Char6"/>
    <w:unhideWhenUsed/>
    <w:rsid w:val="00433283"/>
    <w:pPr>
      <w:tabs>
        <w:tab w:val="center" w:pos="4513"/>
        <w:tab w:val="right" w:pos="9026"/>
      </w:tabs>
    </w:pPr>
    <w:rPr>
      <w:rFonts w:ascii="Garamond" w:eastAsiaTheme="minorEastAsia" w:hAnsi="Garamond" w:cstheme="minorBidi"/>
      <w:szCs w:val="22"/>
      <w:lang w:val="en-GB" w:eastAsia="zh-CN"/>
    </w:rPr>
  </w:style>
  <w:style w:type="character" w:customStyle="1" w:styleId="Char6">
    <w:name w:val="页眉 Char"/>
    <w:basedOn w:val="a1"/>
    <w:link w:val="af0"/>
    <w:rsid w:val="00433283"/>
    <w:rPr>
      <w:rFonts w:ascii="Garamond" w:hAnsi="Garamond"/>
      <w:sz w:val="24"/>
      <w:lang w:val="en-GB" w:eastAsia="zh-CN"/>
    </w:rPr>
  </w:style>
  <w:style w:type="character" w:customStyle="1" w:styleId="Char1">
    <w:name w:val="页脚 Char"/>
    <w:basedOn w:val="a1"/>
    <w:link w:val="a8"/>
    <w:rsid w:val="00433283"/>
    <w:rPr>
      <w:rFonts w:ascii="Times New Roman" w:eastAsia="Times New Roman" w:hAnsi="Times New Roman" w:cs="Times New Roman"/>
      <w:sz w:val="24"/>
      <w:szCs w:val="24"/>
      <w:lang w:eastAsia="ar-SA"/>
    </w:rPr>
  </w:style>
  <w:style w:type="character" w:customStyle="1" w:styleId="Char2">
    <w:name w:val="脚注文本 Char"/>
    <w:aliases w:val="Char6 Char"/>
    <w:basedOn w:val="a1"/>
    <w:link w:val="aa"/>
    <w:uiPriority w:val="99"/>
    <w:rsid w:val="00433283"/>
    <w:rPr>
      <w:rFonts w:ascii="Times New Roman" w:eastAsia="Times New Roman" w:hAnsi="Times New Roman" w:cs="Times New Roman"/>
      <w:sz w:val="20"/>
      <w:szCs w:val="20"/>
      <w:lang w:eastAsia="ar-SA"/>
    </w:rPr>
  </w:style>
  <w:style w:type="paragraph" w:styleId="af1">
    <w:name w:val="Body Text"/>
    <w:basedOn w:val="a0"/>
    <w:link w:val="Char7"/>
    <w:unhideWhenUsed/>
    <w:rsid w:val="00433283"/>
    <w:pPr>
      <w:spacing w:after="120"/>
    </w:pPr>
    <w:rPr>
      <w:rFonts w:ascii="Garamond" w:eastAsiaTheme="minorEastAsia" w:hAnsi="Garamond" w:cstheme="minorBidi"/>
      <w:szCs w:val="22"/>
      <w:lang w:val="en-GB" w:eastAsia="zh-CN"/>
    </w:rPr>
  </w:style>
  <w:style w:type="character" w:customStyle="1" w:styleId="Char7">
    <w:name w:val="正文文本 Char"/>
    <w:basedOn w:val="a1"/>
    <w:link w:val="af1"/>
    <w:rsid w:val="00433283"/>
    <w:rPr>
      <w:rFonts w:ascii="Garamond" w:hAnsi="Garamond"/>
      <w:sz w:val="24"/>
      <w:lang w:val="en-GB" w:eastAsia="zh-CN"/>
    </w:rPr>
  </w:style>
  <w:style w:type="paragraph" w:styleId="af2">
    <w:name w:val="No Spacing"/>
    <w:uiPriority w:val="1"/>
    <w:qFormat/>
    <w:rsid w:val="00433283"/>
    <w:pPr>
      <w:suppressAutoHyphens/>
      <w:spacing w:after="0" w:line="240" w:lineRule="auto"/>
    </w:pPr>
    <w:rPr>
      <w:rFonts w:ascii="Calibri" w:eastAsia="Calibri" w:hAnsi="Calibri" w:cs="Calibri"/>
      <w:lang w:val="it-IT" w:eastAsia="ar-SA"/>
    </w:rPr>
  </w:style>
  <w:style w:type="table" w:styleId="af3">
    <w:name w:val="Table Grid"/>
    <w:basedOn w:val="a2"/>
    <w:uiPriority w:val="39"/>
    <w:rsid w:val="00C769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1"/>
    <w:link w:val="5"/>
    <w:rsid w:val="00C76985"/>
    <w:rPr>
      <w:rFonts w:asciiTheme="majorHAnsi" w:eastAsiaTheme="majorEastAsia" w:hAnsiTheme="majorHAnsi" w:cstheme="majorBidi"/>
      <w:color w:val="000000" w:themeColor="text1"/>
      <w:sz w:val="24"/>
      <w:szCs w:val="24"/>
      <w:lang w:val="en-GB" w:eastAsia="en-US"/>
    </w:rPr>
  </w:style>
  <w:style w:type="character" w:customStyle="1" w:styleId="1Char">
    <w:name w:val="标题 1 Char"/>
    <w:basedOn w:val="a1"/>
    <w:link w:val="1"/>
    <w:rsid w:val="00C76985"/>
    <w:rPr>
      <w:rFonts w:ascii="Arial" w:eastAsia="Times New Roman" w:hAnsi="Arial" w:cs="Times New Roman"/>
      <w:b/>
      <w:bCs/>
      <w:sz w:val="36"/>
      <w:szCs w:val="36"/>
      <w:lang w:eastAsia="ar-SA"/>
    </w:rPr>
  </w:style>
  <w:style w:type="character" w:customStyle="1" w:styleId="2Char">
    <w:name w:val="标题 2 Char"/>
    <w:basedOn w:val="a1"/>
    <w:link w:val="2"/>
    <w:rsid w:val="00C76985"/>
    <w:rPr>
      <w:rFonts w:ascii="Arial" w:eastAsia="Times New Roman" w:hAnsi="Arial" w:cs="Times New Roman"/>
      <w:b/>
      <w:bCs/>
      <w:sz w:val="32"/>
      <w:szCs w:val="32"/>
      <w:lang w:eastAsia="ar-SA"/>
    </w:rPr>
  </w:style>
  <w:style w:type="character" w:customStyle="1" w:styleId="3Char">
    <w:name w:val="标题 3 Char"/>
    <w:basedOn w:val="a1"/>
    <w:link w:val="3"/>
    <w:rsid w:val="00C76985"/>
    <w:rPr>
      <w:rFonts w:ascii="Arial" w:eastAsia="Times New Roman" w:hAnsi="Arial" w:cs="Times New Roman"/>
      <w:b/>
      <w:sz w:val="28"/>
      <w:szCs w:val="28"/>
      <w:lang w:eastAsia="ar-SA"/>
    </w:rPr>
  </w:style>
  <w:style w:type="character" w:styleId="af4">
    <w:name w:val="Strong"/>
    <w:basedOn w:val="a1"/>
    <w:uiPriority w:val="22"/>
    <w:qFormat/>
    <w:rsid w:val="00C76985"/>
    <w:rPr>
      <w:b/>
      <w:bCs/>
    </w:rPr>
  </w:style>
  <w:style w:type="character" w:styleId="af5">
    <w:name w:val="page number"/>
    <w:basedOn w:val="a1"/>
    <w:unhideWhenUsed/>
    <w:rsid w:val="00C76985"/>
  </w:style>
  <w:style w:type="paragraph" w:styleId="af6">
    <w:name w:val="endnote text"/>
    <w:basedOn w:val="a0"/>
    <w:link w:val="Char8"/>
    <w:rsid w:val="00C76985"/>
    <w:pPr>
      <w:tabs>
        <w:tab w:val="left" w:pos="425"/>
      </w:tabs>
      <w:contextualSpacing/>
      <w:jc w:val="both"/>
    </w:pPr>
    <w:rPr>
      <w:szCs w:val="20"/>
      <w:lang w:val="en-GB" w:eastAsia="en-GB"/>
    </w:rPr>
  </w:style>
  <w:style w:type="character" w:customStyle="1" w:styleId="Char8">
    <w:name w:val="尾注文本 Char"/>
    <w:basedOn w:val="a1"/>
    <w:link w:val="af6"/>
    <w:rsid w:val="00C76985"/>
    <w:rPr>
      <w:rFonts w:ascii="Times New Roman" w:eastAsia="Times New Roman" w:hAnsi="Times New Roman" w:cs="Times New Roman"/>
      <w:sz w:val="24"/>
      <w:szCs w:val="20"/>
      <w:lang w:val="en-GB" w:eastAsia="en-GB"/>
    </w:rPr>
  </w:style>
  <w:style w:type="character" w:styleId="af7">
    <w:name w:val="endnote reference"/>
    <w:basedOn w:val="a1"/>
    <w:rsid w:val="00C76985"/>
    <w:rPr>
      <w:vertAlign w:val="superscript"/>
    </w:rPr>
  </w:style>
  <w:style w:type="paragraph" w:customStyle="1" w:styleId="Heading11">
    <w:name w:val="Heading 11"/>
    <w:basedOn w:val="a0"/>
    <w:next w:val="a0"/>
    <w:uiPriority w:val="9"/>
    <w:qFormat/>
    <w:rsid w:val="00C76985"/>
    <w:pPr>
      <w:keepNext/>
      <w:keepLines/>
      <w:tabs>
        <w:tab w:val="left" w:pos="425"/>
        <w:tab w:val="left" w:pos="850"/>
      </w:tabs>
      <w:spacing w:before="480" w:line="100" w:lineRule="atLeast"/>
      <w:contextualSpacing/>
      <w:jc w:val="both"/>
      <w:outlineLvl w:val="0"/>
    </w:pPr>
    <w:rPr>
      <w:rFonts w:ascii="Cambria" w:eastAsia="MS Gothic" w:hAnsi="Cambria"/>
      <w:b/>
      <w:bCs/>
      <w:color w:val="365F91"/>
      <w:sz w:val="28"/>
      <w:szCs w:val="28"/>
      <w:lang w:val="en-US" w:eastAsia="en-GB"/>
    </w:rPr>
  </w:style>
  <w:style w:type="numbering" w:customStyle="1" w:styleId="NoList1">
    <w:name w:val="No List1"/>
    <w:next w:val="a3"/>
    <w:uiPriority w:val="99"/>
    <w:semiHidden/>
    <w:unhideWhenUsed/>
    <w:rsid w:val="00C76985"/>
  </w:style>
  <w:style w:type="character" w:styleId="af8">
    <w:name w:val="Emphasis"/>
    <w:basedOn w:val="a1"/>
    <w:qFormat/>
    <w:rsid w:val="00C76985"/>
    <w:rPr>
      <w:i/>
      <w:iCs/>
    </w:rPr>
  </w:style>
  <w:style w:type="character" w:styleId="af9">
    <w:name w:val="FollowedHyperlink"/>
    <w:basedOn w:val="a1"/>
    <w:rsid w:val="00C76985"/>
    <w:rPr>
      <w:color w:val="800080"/>
      <w:u w:val="single"/>
    </w:rPr>
  </w:style>
  <w:style w:type="character" w:customStyle="1" w:styleId="addmd">
    <w:name w:val="addmd"/>
    <w:basedOn w:val="a1"/>
    <w:rsid w:val="00C76985"/>
  </w:style>
  <w:style w:type="character" w:customStyle="1" w:styleId="st1">
    <w:name w:val="st1"/>
    <w:basedOn w:val="a1"/>
    <w:rsid w:val="00C76985"/>
  </w:style>
  <w:style w:type="character" w:customStyle="1" w:styleId="Heading1Char1">
    <w:name w:val="Heading 1 Char1"/>
    <w:basedOn w:val="a1"/>
    <w:uiPriority w:val="9"/>
    <w:rsid w:val="00C76985"/>
    <w:rPr>
      <w:rFonts w:asciiTheme="majorHAnsi" w:eastAsiaTheme="majorEastAsia" w:hAnsiTheme="majorHAnsi" w:cstheme="majorBidi"/>
      <w:b/>
      <w:bCs/>
      <w:color w:val="2E74B5" w:themeColor="accent1" w:themeShade="BF"/>
      <w:sz w:val="28"/>
      <w:szCs w:val="28"/>
    </w:rPr>
  </w:style>
  <w:style w:type="character" w:customStyle="1" w:styleId="Char0">
    <w:name w:val="标题 Char"/>
    <w:aliases w:val="ls_Title Char"/>
    <w:basedOn w:val="a1"/>
    <w:link w:val="a7"/>
    <w:rsid w:val="00C76985"/>
    <w:rPr>
      <w:rFonts w:ascii="Arial" w:eastAsia="Times New Roman" w:hAnsi="Arial" w:cs="Times New Roman"/>
      <w:b/>
      <w:bCs/>
      <w:sz w:val="56"/>
      <w:szCs w:val="56"/>
      <w:lang w:eastAsia="ar-SA"/>
    </w:rPr>
  </w:style>
  <w:style w:type="paragraph" w:customStyle="1" w:styleId="Default">
    <w:name w:val="Default"/>
    <w:rsid w:val="00C76985"/>
    <w:pPr>
      <w:autoSpaceDE w:val="0"/>
      <w:autoSpaceDN w:val="0"/>
      <w:adjustRightInd w:val="0"/>
      <w:spacing w:after="0" w:line="240" w:lineRule="auto"/>
    </w:pPr>
    <w:rPr>
      <w:rFonts w:ascii="Times New Roman" w:eastAsiaTheme="minorHAnsi" w:hAnsi="Times New Roman" w:cs="Times New Roman"/>
      <w:color w:val="000000"/>
      <w:sz w:val="24"/>
      <w:szCs w:val="24"/>
      <w:lang w:val="en-GB" w:eastAsia="en-US"/>
    </w:rPr>
  </w:style>
  <w:style w:type="character" w:customStyle="1" w:styleId="spelle">
    <w:name w:val="spelle"/>
    <w:basedOn w:val="a1"/>
    <w:rsid w:val="00C76985"/>
  </w:style>
  <w:style w:type="paragraph" w:customStyle="1" w:styleId="Example">
    <w:name w:val="Example"/>
    <w:basedOn w:val="a0"/>
    <w:qFormat/>
    <w:rsid w:val="00C76985"/>
    <w:pPr>
      <w:tabs>
        <w:tab w:val="left" w:pos="567"/>
      </w:tabs>
      <w:spacing w:line="276" w:lineRule="auto"/>
      <w:ind w:left="851" w:hanging="851"/>
      <w:contextualSpacing/>
      <w:jc w:val="both"/>
    </w:pPr>
    <w:rPr>
      <w:rFonts w:eastAsia="Lucida Sans Unicode"/>
      <w:lang w:val="nl-NL" w:eastAsia="en-GB"/>
    </w:rPr>
  </w:style>
  <w:style w:type="paragraph" w:customStyle="1" w:styleId="footnoteexample">
    <w:name w:val="footnote example"/>
    <w:basedOn w:val="aa"/>
    <w:qFormat/>
    <w:rsid w:val="00C76985"/>
    <w:pPr>
      <w:suppressLineNumbers w:val="0"/>
      <w:tabs>
        <w:tab w:val="left" w:pos="425"/>
      </w:tabs>
      <w:ind w:left="425" w:hanging="425"/>
      <w:contextualSpacing/>
      <w:jc w:val="both"/>
    </w:pPr>
    <w:rPr>
      <w:rFonts w:eastAsiaTheme="minorHAnsi" w:cstheme="minorBidi"/>
      <w:lang w:val="en-GB" w:eastAsia="en-US"/>
    </w:rPr>
  </w:style>
  <w:style w:type="character" w:customStyle="1" w:styleId="WW8Num3z0">
    <w:name w:val="WW8Num3z0"/>
    <w:rsid w:val="003F59CF"/>
    <w:rPr>
      <w:rFonts w:ascii="Symbol" w:hAnsi="Symbol"/>
    </w:rPr>
  </w:style>
  <w:style w:type="character" w:customStyle="1" w:styleId="WW8Num4z0">
    <w:name w:val="WW8Num4z0"/>
    <w:rsid w:val="003F59CF"/>
    <w:rPr>
      <w:rFonts w:ascii="Symbol" w:hAnsi="Symbol"/>
    </w:rPr>
  </w:style>
  <w:style w:type="character" w:customStyle="1" w:styleId="WW8Num5z0">
    <w:name w:val="WW8Num5z0"/>
    <w:rsid w:val="003F59CF"/>
    <w:rPr>
      <w:rFonts w:ascii="Symbol" w:hAnsi="Symbol"/>
    </w:rPr>
  </w:style>
  <w:style w:type="character" w:customStyle="1" w:styleId="WW8Num6z0">
    <w:name w:val="WW8Num6z0"/>
    <w:rsid w:val="003F59CF"/>
    <w:rPr>
      <w:rFonts w:ascii="Symbol" w:hAnsi="Symbol"/>
    </w:rPr>
  </w:style>
  <w:style w:type="character" w:customStyle="1" w:styleId="WW8Num7z0">
    <w:name w:val="WW8Num7z0"/>
    <w:rsid w:val="003F59CF"/>
    <w:rPr>
      <w:rFonts w:ascii="Symbol" w:hAnsi="Symbol"/>
    </w:rPr>
  </w:style>
  <w:style w:type="character" w:customStyle="1" w:styleId="WW8Num10z0">
    <w:name w:val="WW8Num10z0"/>
    <w:rsid w:val="003F59CF"/>
    <w:rPr>
      <w:rFonts w:ascii="Symbol" w:hAnsi="Symbol"/>
    </w:rPr>
  </w:style>
  <w:style w:type="character" w:customStyle="1" w:styleId="WW8Num10z1">
    <w:name w:val="WW8Num10z1"/>
    <w:rsid w:val="003F59CF"/>
    <w:rPr>
      <w:rFonts w:ascii="Courier New" w:hAnsi="Courier New" w:cs="Courier New"/>
    </w:rPr>
  </w:style>
  <w:style w:type="character" w:customStyle="1" w:styleId="WW8Num10z2">
    <w:name w:val="WW8Num10z2"/>
    <w:rsid w:val="003F59CF"/>
    <w:rPr>
      <w:rFonts w:ascii="Wingdings" w:hAnsi="Wingdings"/>
    </w:rPr>
  </w:style>
  <w:style w:type="character" w:customStyle="1" w:styleId="WW8Num11z0">
    <w:name w:val="WW8Num11z0"/>
    <w:rsid w:val="003F59CF"/>
    <w:rPr>
      <w:rFonts w:ascii="Symbol" w:hAnsi="Symbol"/>
    </w:rPr>
  </w:style>
  <w:style w:type="character" w:customStyle="1" w:styleId="WW8Num11z1">
    <w:name w:val="WW8Num11z1"/>
    <w:rsid w:val="003F59CF"/>
    <w:rPr>
      <w:rFonts w:ascii="Courier New" w:hAnsi="Courier New" w:cs="Courier New"/>
    </w:rPr>
  </w:style>
  <w:style w:type="character" w:customStyle="1" w:styleId="WW8Num11z2">
    <w:name w:val="WW8Num11z2"/>
    <w:rsid w:val="003F59CF"/>
    <w:rPr>
      <w:rFonts w:ascii="Wingdings" w:hAnsi="Wingdings"/>
    </w:rPr>
  </w:style>
  <w:style w:type="character" w:customStyle="1" w:styleId="WW8Num13z0">
    <w:name w:val="WW8Num13z0"/>
    <w:rsid w:val="003F59CF"/>
    <w:rPr>
      <w:rFonts w:ascii="Symbol" w:hAnsi="Symbol"/>
    </w:rPr>
  </w:style>
  <w:style w:type="character" w:customStyle="1" w:styleId="WW8Num13z1">
    <w:name w:val="WW8Num13z1"/>
    <w:rsid w:val="003F59CF"/>
    <w:rPr>
      <w:rFonts w:ascii="Courier New" w:hAnsi="Courier New"/>
    </w:rPr>
  </w:style>
  <w:style w:type="character" w:customStyle="1" w:styleId="WW8Num13z2">
    <w:name w:val="WW8Num13z2"/>
    <w:rsid w:val="003F59CF"/>
    <w:rPr>
      <w:rFonts w:ascii="Wingdings" w:hAnsi="Wingdings"/>
    </w:rPr>
  </w:style>
  <w:style w:type="character" w:customStyle="1" w:styleId="WW8Num14z0">
    <w:name w:val="WW8Num14z0"/>
    <w:rsid w:val="003F59CF"/>
    <w:rPr>
      <w:rFonts w:ascii="Symbol" w:hAnsi="Symbol"/>
    </w:rPr>
  </w:style>
  <w:style w:type="character" w:customStyle="1" w:styleId="WW8Num14z1">
    <w:name w:val="WW8Num14z1"/>
    <w:rsid w:val="003F59CF"/>
    <w:rPr>
      <w:rFonts w:ascii="Courier New" w:hAnsi="Courier New"/>
    </w:rPr>
  </w:style>
  <w:style w:type="character" w:customStyle="1" w:styleId="WW8Num14z2">
    <w:name w:val="WW8Num14z2"/>
    <w:rsid w:val="003F59CF"/>
    <w:rPr>
      <w:rFonts w:ascii="Wingdings" w:hAnsi="Wingdings"/>
    </w:rPr>
  </w:style>
  <w:style w:type="character" w:customStyle="1" w:styleId="WW8Num15z0">
    <w:name w:val="WW8Num15z0"/>
    <w:rsid w:val="003F59CF"/>
    <w:rPr>
      <w:rFonts w:ascii="Symbol" w:hAnsi="Symbol"/>
    </w:rPr>
  </w:style>
  <w:style w:type="character" w:customStyle="1" w:styleId="WW8Num15z1">
    <w:name w:val="WW8Num15z1"/>
    <w:rsid w:val="003F59CF"/>
    <w:rPr>
      <w:rFonts w:ascii="Courier New" w:hAnsi="Courier New" w:cs="Courier New"/>
    </w:rPr>
  </w:style>
  <w:style w:type="character" w:customStyle="1" w:styleId="WW8Num15z2">
    <w:name w:val="WW8Num15z2"/>
    <w:rsid w:val="003F59CF"/>
    <w:rPr>
      <w:rFonts w:ascii="Wingdings" w:hAnsi="Wingdings"/>
    </w:rPr>
  </w:style>
  <w:style w:type="character" w:customStyle="1" w:styleId="WW8Num16z0">
    <w:name w:val="WW8Num16z0"/>
    <w:rsid w:val="003F59CF"/>
    <w:rPr>
      <w:rFonts w:ascii="Times New Roman" w:eastAsia="Times New Roman" w:hAnsi="Times New Roman" w:cs="Times New Roman"/>
    </w:rPr>
  </w:style>
  <w:style w:type="character" w:customStyle="1" w:styleId="WW8Num16z1">
    <w:name w:val="WW8Num16z1"/>
    <w:rsid w:val="003F59CF"/>
    <w:rPr>
      <w:rFonts w:ascii="Courier New" w:hAnsi="Courier New"/>
    </w:rPr>
  </w:style>
  <w:style w:type="character" w:customStyle="1" w:styleId="WW8Num16z2">
    <w:name w:val="WW8Num16z2"/>
    <w:rsid w:val="003F59CF"/>
    <w:rPr>
      <w:rFonts w:ascii="Wingdings" w:hAnsi="Wingdings"/>
    </w:rPr>
  </w:style>
  <w:style w:type="character" w:customStyle="1" w:styleId="WW8Num16z3">
    <w:name w:val="WW8Num16z3"/>
    <w:rsid w:val="003F59CF"/>
    <w:rPr>
      <w:rFonts w:ascii="Symbol" w:hAnsi="Symbol"/>
    </w:rPr>
  </w:style>
  <w:style w:type="character" w:customStyle="1" w:styleId="WW8Num17z0">
    <w:name w:val="WW8Num17z0"/>
    <w:rsid w:val="003F59CF"/>
    <w:rPr>
      <w:rFonts w:ascii="Symbol" w:hAnsi="Symbol"/>
    </w:rPr>
  </w:style>
  <w:style w:type="character" w:customStyle="1" w:styleId="WW8Num17z1">
    <w:name w:val="WW8Num17z1"/>
    <w:rsid w:val="003F59CF"/>
    <w:rPr>
      <w:rFonts w:ascii="Courier New" w:hAnsi="Courier New" w:cs="Courier New"/>
    </w:rPr>
  </w:style>
  <w:style w:type="character" w:customStyle="1" w:styleId="WW8Num17z2">
    <w:name w:val="WW8Num17z2"/>
    <w:rsid w:val="003F59CF"/>
    <w:rPr>
      <w:rFonts w:ascii="Wingdings" w:hAnsi="Wingdings"/>
    </w:rPr>
  </w:style>
  <w:style w:type="character" w:customStyle="1" w:styleId="WW8Num18z0">
    <w:name w:val="WW8Num18z0"/>
    <w:rsid w:val="003F59CF"/>
    <w:rPr>
      <w:rFonts w:ascii="Symbol" w:hAnsi="Symbol"/>
    </w:rPr>
  </w:style>
  <w:style w:type="character" w:customStyle="1" w:styleId="WW8Num18z2">
    <w:name w:val="WW8Num18z2"/>
    <w:rsid w:val="003F59CF"/>
    <w:rPr>
      <w:rFonts w:ascii="Wingdings" w:hAnsi="Wingdings"/>
    </w:rPr>
  </w:style>
  <w:style w:type="character" w:customStyle="1" w:styleId="WW8Num18z4">
    <w:name w:val="WW8Num18z4"/>
    <w:rsid w:val="003F59CF"/>
    <w:rPr>
      <w:rFonts w:ascii="Courier New" w:hAnsi="Courier New" w:cs="Courier New"/>
    </w:rPr>
  </w:style>
  <w:style w:type="character" w:customStyle="1" w:styleId="WW8Num20z0">
    <w:name w:val="WW8Num20z0"/>
    <w:rsid w:val="003F59CF"/>
    <w:rPr>
      <w:rFonts w:ascii="Symbol" w:hAnsi="Symbol"/>
    </w:rPr>
  </w:style>
  <w:style w:type="character" w:customStyle="1" w:styleId="WW8Num20z1">
    <w:name w:val="WW8Num20z1"/>
    <w:rsid w:val="003F59CF"/>
    <w:rPr>
      <w:rFonts w:ascii="Courier New" w:hAnsi="Courier New" w:cs="Courier New"/>
    </w:rPr>
  </w:style>
  <w:style w:type="character" w:customStyle="1" w:styleId="WW8Num20z2">
    <w:name w:val="WW8Num20z2"/>
    <w:rsid w:val="003F59CF"/>
    <w:rPr>
      <w:rFonts w:ascii="Wingdings" w:hAnsi="Wingdings"/>
    </w:rPr>
  </w:style>
  <w:style w:type="character" w:customStyle="1" w:styleId="WW8Num21z0">
    <w:name w:val="WW8Num21z0"/>
    <w:rsid w:val="003F59CF"/>
    <w:rPr>
      <w:rFonts w:ascii="Symbol" w:hAnsi="Symbol"/>
    </w:rPr>
  </w:style>
  <w:style w:type="character" w:customStyle="1" w:styleId="WW8Num21z1">
    <w:name w:val="WW8Num21z1"/>
    <w:rsid w:val="003F59CF"/>
    <w:rPr>
      <w:rFonts w:ascii="Courier New" w:hAnsi="Courier New" w:cs="Courier New"/>
    </w:rPr>
  </w:style>
  <w:style w:type="character" w:customStyle="1" w:styleId="WW8Num21z2">
    <w:name w:val="WW8Num21z2"/>
    <w:rsid w:val="003F59CF"/>
    <w:rPr>
      <w:rFonts w:ascii="Wingdings" w:hAnsi="Wingdings"/>
    </w:rPr>
  </w:style>
  <w:style w:type="character" w:customStyle="1" w:styleId="Absatz-Standardschriftart1">
    <w:name w:val="Absatz-Standardschriftart1"/>
    <w:rsid w:val="003F59CF"/>
  </w:style>
  <w:style w:type="character" w:customStyle="1" w:styleId="WW8Num1z1">
    <w:name w:val="WW8Num1z1"/>
    <w:rsid w:val="003F59CF"/>
    <w:rPr>
      <w:rFonts w:ascii="Courier New" w:hAnsi="Courier New" w:cs="Courier New"/>
    </w:rPr>
  </w:style>
  <w:style w:type="character" w:customStyle="1" w:styleId="WW8Num1z2">
    <w:name w:val="WW8Num1z2"/>
    <w:rsid w:val="003F59CF"/>
    <w:rPr>
      <w:rFonts w:ascii="Wingdings" w:hAnsi="Wingdings"/>
    </w:rPr>
  </w:style>
  <w:style w:type="character" w:customStyle="1" w:styleId="WW8Num1z3">
    <w:name w:val="WW8Num1z3"/>
    <w:rsid w:val="003F59CF"/>
    <w:rPr>
      <w:rFonts w:ascii="Symbol" w:hAnsi="Symbol"/>
    </w:rPr>
  </w:style>
  <w:style w:type="character" w:customStyle="1" w:styleId="WW8Num2z0">
    <w:name w:val="WW8Num2z0"/>
    <w:rsid w:val="003F59CF"/>
    <w:rPr>
      <w:rFonts w:ascii="Symbol" w:hAnsi="Symbol"/>
    </w:rPr>
  </w:style>
  <w:style w:type="character" w:customStyle="1" w:styleId="WW8Num2z1">
    <w:name w:val="WW8Num2z1"/>
    <w:rsid w:val="003F59CF"/>
    <w:rPr>
      <w:rFonts w:ascii="Courier New" w:hAnsi="Courier New" w:cs="Courier New"/>
    </w:rPr>
  </w:style>
  <w:style w:type="character" w:customStyle="1" w:styleId="WW8Num2z2">
    <w:name w:val="WW8Num2z2"/>
    <w:rsid w:val="003F59CF"/>
    <w:rPr>
      <w:rFonts w:ascii="Wingdings" w:hAnsi="Wingdings"/>
    </w:rPr>
  </w:style>
  <w:style w:type="character" w:customStyle="1" w:styleId="WW8Num3z3">
    <w:name w:val="WW8Num3z3"/>
    <w:rsid w:val="003F59CF"/>
    <w:rPr>
      <w:rFonts w:ascii="Symbol" w:hAnsi="Symbol"/>
    </w:rPr>
  </w:style>
  <w:style w:type="character" w:customStyle="1" w:styleId="WW8Num3z4">
    <w:name w:val="WW8Num3z4"/>
    <w:rsid w:val="003F59CF"/>
    <w:rPr>
      <w:rFonts w:ascii="Courier New" w:hAnsi="Courier New" w:cs="Courier New"/>
    </w:rPr>
  </w:style>
  <w:style w:type="character" w:customStyle="1" w:styleId="WW8Num3z5">
    <w:name w:val="WW8Num3z5"/>
    <w:rsid w:val="003F59CF"/>
    <w:rPr>
      <w:rFonts w:ascii="Wingdings" w:hAnsi="Wingdings"/>
    </w:rPr>
  </w:style>
  <w:style w:type="character" w:customStyle="1" w:styleId="WW8Num5z1">
    <w:name w:val="WW8Num5z1"/>
    <w:rsid w:val="003F59CF"/>
    <w:rPr>
      <w:rFonts w:ascii="Courier New" w:hAnsi="Courier New" w:cs="Courier New"/>
    </w:rPr>
  </w:style>
  <w:style w:type="character" w:customStyle="1" w:styleId="WW8Num5z2">
    <w:name w:val="WW8Num5z2"/>
    <w:rsid w:val="003F59CF"/>
    <w:rPr>
      <w:rFonts w:ascii="Wingdings" w:hAnsi="Wingdings"/>
    </w:rPr>
  </w:style>
  <w:style w:type="character" w:customStyle="1" w:styleId="WW8Num6z1">
    <w:name w:val="WW8Num6z1"/>
    <w:rsid w:val="003F59CF"/>
    <w:rPr>
      <w:rFonts w:ascii="Courier New" w:hAnsi="Courier New" w:cs="Courier New"/>
    </w:rPr>
  </w:style>
  <w:style w:type="character" w:customStyle="1" w:styleId="WW8Num6z2">
    <w:name w:val="WW8Num6z2"/>
    <w:rsid w:val="003F59CF"/>
    <w:rPr>
      <w:rFonts w:ascii="Wingdings" w:hAnsi="Wingdings"/>
    </w:rPr>
  </w:style>
  <w:style w:type="character" w:customStyle="1" w:styleId="WW8Num7z1">
    <w:name w:val="WW8Num7z1"/>
    <w:rsid w:val="003F59CF"/>
    <w:rPr>
      <w:rFonts w:ascii="Courier New" w:hAnsi="Courier New" w:cs="Courier New"/>
    </w:rPr>
  </w:style>
  <w:style w:type="character" w:customStyle="1" w:styleId="WW8Num7z2">
    <w:name w:val="WW8Num7z2"/>
    <w:rsid w:val="003F59CF"/>
    <w:rPr>
      <w:rFonts w:ascii="Wingdings" w:hAnsi="Wingdings"/>
    </w:rPr>
  </w:style>
  <w:style w:type="character" w:customStyle="1" w:styleId="WW8Num8z0">
    <w:name w:val="WW8Num8z0"/>
    <w:rsid w:val="003F59CF"/>
    <w:rPr>
      <w:rFonts w:ascii="Symbol" w:hAnsi="Symbol"/>
    </w:rPr>
  </w:style>
  <w:style w:type="character" w:customStyle="1" w:styleId="WW8Num8z1">
    <w:name w:val="WW8Num8z1"/>
    <w:rsid w:val="003F59CF"/>
    <w:rPr>
      <w:rFonts w:ascii="Courier New" w:hAnsi="Courier New" w:cs="Courier New"/>
    </w:rPr>
  </w:style>
  <w:style w:type="character" w:customStyle="1" w:styleId="WW8Num8z2">
    <w:name w:val="WW8Num8z2"/>
    <w:rsid w:val="003F59CF"/>
    <w:rPr>
      <w:rFonts w:ascii="Wingdings" w:hAnsi="Wingdings"/>
    </w:rPr>
  </w:style>
  <w:style w:type="character" w:customStyle="1" w:styleId="WW8Num9z0">
    <w:name w:val="WW8Num9z0"/>
    <w:rsid w:val="003F59CF"/>
    <w:rPr>
      <w:rFonts w:ascii="Symbol" w:hAnsi="Symbol"/>
    </w:rPr>
  </w:style>
  <w:style w:type="character" w:customStyle="1" w:styleId="WW8Num9z1">
    <w:name w:val="WW8Num9z1"/>
    <w:rsid w:val="003F59CF"/>
    <w:rPr>
      <w:rFonts w:ascii="Courier New" w:hAnsi="Courier New" w:cs="Courier New"/>
    </w:rPr>
  </w:style>
  <w:style w:type="character" w:customStyle="1" w:styleId="WW8Num9z2">
    <w:name w:val="WW8Num9z2"/>
    <w:rsid w:val="003F59CF"/>
    <w:rPr>
      <w:rFonts w:ascii="Wingdings" w:hAnsi="Wingdings"/>
    </w:rPr>
  </w:style>
  <w:style w:type="character" w:customStyle="1" w:styleId="WW8Num12z0">
    <w:name w:val="WW8Num12z0"/>
    <w:rsid w:val="003F59CF"/>
    <w:rPr>
      <w:rFonts w:ascii="Symbol" w:hAnsi="Symbol"/>
    </w:rPr>
  </w:style>
  <w:style w:type="character" w:customStyle="1" w:styleId="WW8Num12z1">
    <w:name w:val="WW8Num12z1"/>
    <w:rsid w:val="003F59CF"/>
    <w:rPr>
      <w:rFonts w:ascii="Courier New" w:hAnsi="Courier New" w:cs="Courier New"/>
    </w:rPr>
  </w:style>
  <w:style w:type="character" w:customStyle="1" w:styleId="WW8Num12z2">
    <w:name w:val="WW8Num12z2"/>
    <w:rsid w:val="003F59CF"/>
    <w:rPr>
      <w:rFonts w:ascii="Wingdings" w:hAnsi="Wingdings"/>
    </w:rPr>
  </w:style>
  <w:style w:type="character" w:customStyle="1" w:styleId="WW-Absatz-Standardschriftart">
    <w:name w:val="WW-Absatz-Standardschriftart"/>
    <w:rsid w:val="003F59CF"/>
  </w:style>
  <w:style w:type="character" w:customStyle="1" w:styleId="FootnoteCharacters">
    <w:name w:val="Footnote Characters"/>
    <w:rsid w:val="003F59CF"/>
    <w:rPr>
      <w:vertAlign w:val="superscript"/>
    </w:rPr>
  </w:style>
  <w:style w:type="character" w:customStyle="1" w:styleId="Funotenzeichen1">
    <w:name w:val="Fußnotenzeichen1"/>
    <w:rsid w:val="003F59CF"/>
    <w:rPr>
      <w:vertAlign w:val="superscript"/>
    </w:rPr>
  </w:style>
  <w:style w:type="character" w:customStyle="1" w:styleId="Endnotenzeichen1">
    <w:name w:val="Endnotenzeichen1"/>
    <w:rsid w:val="003F59CF"/>
    <w:rPr>
      <w:vertAlign w:val="superscript"/>
    </w:rPr>
  </w:style>
  <w:style w:type="character" w:customStyle="1" w:styleId="EndnoteCharacters">
    <w:name w:val="Endnote Characters"/>
    <w:rsid w:val="003F59CF"/>
  </w:style>
  <w:style w:type="character" w:styleId="HTML">
    <w:name w:val="HTML Typewriter"/>
    <w:rsid w:val="003F59CF"/>
    <w:rPr>
      <w:rFonts w:ascii="Courier New" w:eastAsia="Times New Roman" w:hAnsi="Courier New" w:cs="Courier New"/>
      <w:sz w:val="20"/>
      <w:szCs w:val="20"/>
    </w:rPr>
  </w:style>
  <w:style w:type="character" w:customStyle="1" w:styleId="Kommentarzeichen1">
    <w:name w:val="Kommentarzeichen1"/>
    <w:rsid w:val="003F59CF"/>
    <w:rPr>
      <w:sz w:val="16"/>
      <w:szCs w:val="16"/>
    </w:rPr>
  </w:style>
  <w:style w:type="character" w:customStyle="1" w:styleId="HTMLSchreibmaschine1">
    <w:name w:val="HTML Schreibmaschine1"/>
    <w:rsid w:val="003F59CF"/>
    <w:rPr>
      <w:rFonts w:ascii="Courier New" w:eastAsia="Times New Roman" w:hAnsi="Courier New" w:cs="Courier New"/>
      <w:sz w:val="20"/>
      <w:szCs w:val="20"/>
    </w:rPr>
  </w:style>
  <w:style w:type="character" w:customStyle="1" w:styleId="style6">
    <w:name w:val="style_6"/>
    <w:basedOn w:val="Absatz-Standardschriftart1"/>
    <w:rsid w:val="003F59CF"/>
  </w:style>
  <w:style w:type="character" w:customStyle="1" w:styleId="TitelZchn">
    <w:name w:val="Titel Zchn"/>
    <w:rsid w:val="003F59CF"/>
    <w:rPr>
      <w:b/>
      <w:bCs/>
      <w:sz w:val="24"/>
      <w:szCs w:val="24"/>
      <w:lang w:val="fr-FR"/>
    </w:rPr>
  </w:style>
  <w:style w:type="character" w:customStyle="1" w:styleId="NurTextZchn">
    <w:name w:val="Nur Text Zchn"/>
    <w:rsid w:val="003F59CF"/>
    <w:rPr>
      <w:rFonts w:ascii="Courier New" w:hAnsi="Courier New"/>
    </w:rPr>
  </w:style>
  <w:style w:type="character" w:customStyle="1" w:styleId="Nummerierungszeichen">
    <w:name w:val="Nummerierungszeichen"/>
    <w:rsid w:val="003F59CF"/>
  </w:style>
  <w:style w:type="paragraph" w:styleId="afa">
    <w:name w:val="List"/>
    <w:basedOn w:val="af1"/>
    <w:rsid w:val="003F59CF"/>
    <w:pPr>
      <w:suppressAutoHyphens/>
      <w:spacing w:line="240" w:lineRule="auto"/>
    </w:pPr>
    <w:rPr>
      <w:rFonts w:ascii="Times New Roman" w:eastAsia="宋体" w:hAnsi="Times New Roman" w:cs="Times"/>
      <w:szCs w:val="24"/>
      <w:lang w:val="de-DE" w:eastAsia="ar-SA"/>
    </w:rPr>
  </w:style>
  <w:style w:type="paragraph" w:customStyle="1" w:styleId="Beschriftung1">
    <w:name w:val="Beschriftung1"/>
    <w:basedOn w:val="a0"/>
    <w:rsid w:val="003F59CF"/>
    <w:pPr>
      <w:suppressLineNumbers/>
      <w:spacing w:before="120" w:after="120"/>
    </w:pPr>
    <w:rPr>
      <w:rFonts w:eastAsia="宋体" w:cs="Tahoma"/>
      <w:i/>
      <w:iCs/>
      <w:sz w:val="20"/>
      <w:szCs w:val="20"/>
    </w:rPr>
  </w:style>
  <w:style w:type="paragraph" w:customStyle="1" w:styleId="Verzeichnis">
    <w:name w:val="Verzeichnis"/>
    <w:basedOn w:val="a0"/>
    <w:rsid w:val="003F59CF"/>
    <w:pPr>
      <w:suppressLineNumbers/>
    </w:pPr>
    <w:rPr>
      <w:rFonts w:eastAsia="宋体" w:cs="Tahoma"/>
    </w:rPr>
  </w:style>
  <w:style w:type="paragraph" w:customStyle="1" w:styleId="berschrift">
    <w:name w:val="Überschrift"/>
    <w:basedOn w:val="a0"/>
    <w:next w:val="af1"/>
    <w:rsid w:val="003F59CF"/>
    <w:pPr>
      <w:keepNext/>
      <w:spacing w:before="240" w:after="120"/>
    </w:pPr>
    <w:rPr>
      <w:rFonts w:ascii="Arial" w:eastAsia="MS Mincho" w:hAnsi="Arial" w:cs="Tahoma"/>
      <w:sz w:val="28"/>
      <w:szCs w:val="28"/>
    </w:rPr>
  </w:style>
  <w:style w:type="paragraph" w:customStyle="1" w:styleId="Heading">
    <w:name w:val="Heading"/>
    <w:basedOn w:val="a0"/>
    <w:next w:val="af1"/>
    <w:rsid w:val="003F59CF"/>
    <w:pPr>
      <w:keepNext/>
      <w:spacing w:before="240" w:after="120"/>
    </w:pPr>
    <w:rPr>
      <w:rFonts w:ascii="Bitstream Vera Sans" w:eastAsia="Mincho" w:hAnsi="Bitstream Vera Sans" w:cs="Times"/>
      <w:sz w:val="28"/>
      <w:szCs w:val="28"/>
    </w:rPr>
  </w:style>
  <w:style w:type="paragraph" w:customStyle="1" w:styleId="Caption1">
    <w:name w:val="Caption1"/>
    <w:basedOn w:val="a0"/>
    <w:rsid w:val="003F59CF"/>
    <w:pPr>
      <w:suppressLineNumbers/>
      <w:spacing w:before="120" w:after="120"/>
    </w:pPr>
    <w:rPr>
      <w:rFonts w:eastAsia="宋体" w:cs="Times"/>
      <w:i/>
      <w:iCs/>
    </w:rPr>
  </w:style>
  <w:style w:type="paragraph" w:customStyle="1" w:styleId="Index">
    <w:name w:val="Index"/>
    <w:basedOn w:val="a0"/>
    <w:rsid w:val="003F59CF"/>
    <w:pPr>
      <w:suppressLineNumbers/>
    </w:pPr>
    <w:rPr>
      <w:rFonts w:eastAsia="宋体" w:cs="Times"/>
    </w:rPr>
  </w:style>
  <w:style w:type="paragraph" w:customStyle="1" w:styleId="NurText1">
    <w:name w:val="Nur Text1"/>
    <w:basedOn w:val="a0"/>
    <w:rsid w:val="003F59CF"/>
    <w:pPr>
      <w:spacing w:line="360" w:lineRule="auto"/>
    </w:pPr>
    <w:rPr>
      <w:rFonts w:ascii="Courier New" w:eastAsia="宋体" w:hAnsi="Courier New"/>
      <w:sz w:val="20"/>
      <w:szCs w:val="20"/>
    </w:rPr>
  </w:style>
  <w:style w:type="paragraph" w:customStyle="1" w:styleId="sub-section">
    <w:name w:val="sub-section"/>
    <w:basedOn w:val="a0"/>
    <w:next w:val="a0"/>
    <w:rsid w:val="003F59CF"/>
    <w:pPr>
      <w:keepNext/>
      <w:spacing w:before="180" w:after="100" w:line="240" w:lineRule="exact"/>
    </w:pPr>
    <w:rPr>
      <w:rFonts w:ascii="Times" w:eastAsia="宋体" w:hAnsi="Times"/>
      <w:b/>
      <w:sz w:val="20"/>
      <w:szCs w:val="20"/>
      <w:lang w:val="en-US"/>
    </w:rPr>
  </w:style>
  <w:style w:type="paragraph" w:styleId="z-">
    <w:name w:val="HTML Top of Form"/>
    <w:basedOn w:val="a0"/>
    <w:next w:val="a0"/>
    <w:link w:val="z-Char"/>
    <w:rsid w:val="003F59CF"/>
    <w:pPr>
      <w:pBdr>
        <w:bottom w:val="single" w:sz="4" w:space="1" w:color="000000"/>
      </w:pBdr>
      <w:jc w:val="center"/>
    </w:pPr>
    <w:rPr>
      <w:rFonts w:ascii="Arial" w:eastAsia="宋体" w:hAnsi="Arial" w:cs="Arial"/>
      <w:vanish/>
      <w:sz w:val="16"/>
      <w:szCs w:val="16"/>
    </w:rPr>
  </w:style>
  <w:style w:type="character" w:customStyle="1" w:styleId="z-Char">
    <w:name w:val="z-窗体顶端 Char"/>
    <w:basedOn w:val="a1"/>
    <w:link w:val="z-"/>
    <w:rsid w:val="003F59CF"/>
    <w:rPr>
      <w:rFonts w:ascii="Arial" w:eastAsia="宋体" w:hAnsi="Arial" w:cs="Arial"/>
      <w:vanish/>
      <w:sz w:val="16"/>
      <w:szCs w:val="16"/>
      <w:lang w:eastAsia="ar-SA"/>
    </w:rPr>
  </w:style>
  <w:style w:type="paragraph" w:customStyle="1" w:styleId="Textkrper21">
    <w:name w:val="Textkörper 21"/>
    <w:basedOn w:val="a0"/>
    <w:rsid w:val="003F59CF"/>
    <w:rPr>
      <w:rFonts w:eastAsia="宋体"/>
      <w:color w:val="0000FF"/>
      <w:lang w:val="en-GB"/>
    </w:rPr>
  </w:style>
  <w:style w:type="paragraph" w:customStyle="1" w:styleId="Footnote">
    <w:name w:val="Footnote #"/>
    <w:rsid w:val="003F59CF"/>
    <w:pPr>
      <w:suppressAutoHyphens/>
      <w:spacing w:after="0" w:line="240" w:lineRule="atLeast"/>
    </w:pPr>
    <w:rPr>
      <w:rFonts w:ascii="Geneva" w:eastAsia="宋体" w:hAnsi="Geneva" w:cs="Times New Roman"/>
      <w:color w:val="000000"/>
      <w:sz w:val="20"/>
      <w:szCs w:val="20"/>
      <w:lang w:val="en-US" w:eastAsia="ar-SA"/>
    </w:rPr>
  </w:style>
  <w:style w:type="paragraph" w:customStyle="1" w:styleId="TableContents">
    <w:name w:val="Table Contents"/>
    <w:basedOn w:val="a0"/>
    <w:rsid w:val="003F59CF"/>
    <w:pPr>
      <w:suppressLineNumbers/>
    </w:pPr>
    <w:rPr>
      <w:rFonts w:eastAsia="宋体"/>
    </w:rPr>
  </w:style>
  <w:style w:type="paragraph" w:customStyle="1" w:styleId="TableHeading">
    <w:name w:val="Table Heading"/>
    <w:basedOn w:val="TableContents"/>
    <w:rsid w:val="003F59CF"/>
    <w:pPr>
      <w:jc w:val="center"/>
    </w:pPr>
    <w:rPr>
      <w:b/>
      <w:bCs/>
    </w:rPr>
  </w:style>
  <w:style w:type="paragraph" w:customStyle="1" w:styleId="Framecontents">
    <w:name w:val="Frame contents"/>
    <w:basedOn w:val="af1"/>
    <w:rsid w:val="003F59CF"/>
    <w:pPr>
      <w:suppressAutoHyphens/>
      <w:spacing w:line="240" w:lineRule="auto"/>
    </w:pPr>
    <w:rPr>
      <w:rFonts w:ascii="Times New Roman" w:eastAsia="宋体" w:hAnsi="Times New Roman" w:cs="Times New Roman"/>
      <w:szCs w:val="24"/>
      <w:lang w:val="de-DE" w:eastAsia="ar-SA"/>
    </w:rPr>
  </w:style>
  <w:style w:type="paragraph" w:customStyle="1" w:styleId="PlainText1">
    <w:name w:val="Plain Text1"/>
    <w:basedOn w:val="a0"/>
    <w:rsid w:val="003F59CF"/>
    <w:pPr>
      <w:spacing w:line="360" w:lineRule="auto"/>
    </w:pPr>
    <w:rPr>
      <w:rFonts w:ascii="Courier New" w:eastAsia="宋体" w:hAnsi="Courier New"/>
      <w:sz w:val="20"/>
      <w:szCs w:val="20"/>
    </w:rPr>
  </w:style>
  <w:style w:type="paragraph" w:customStyle="1" w:styleId="Textkrper31">
    <w:name w:val="Textkörper 31"/>
    <w:basedOn w:val="a0"/>
    <w:rsid w:val="003F59CF"/>
    <w:rPr>
      <w:rFonts w:eastAsia="宋体"/>
      <w:color w:val="3366FF"/>
      <w:lang w:val="en-US"/>
    </w:rPr>
  </w:style>
  <w:style w:type="paragraph" w:customStyle="1" w:styleId="Kommentartext1">
    <w:name w:val="Kommentartext1"/>
    <w:basedOn w:val="a0"/>
    <w:rsid w:val="003F59CF"/>
    <w:rPr>
      <w:rFonts w:eastAsia="宋体"/>
      <w:sz w:val="20"/>
      <w:szCs w:val="20"/>
    </w:rPr>
  </w:style>
  <w:style w:type="paragraph" w:customStyle="1" w:styleId="BalloonText1">
    <w:name w:val="Balloon Text1"/>
    <w:basedOn w:val="a0"/>
    <w:rsid w:val="003F59CF"/>
    <w:rPr>
      <w:rFonts w:ascii="Tahoma" w:eastAsia="宋体" w:hAnsi="Tahoma" w:cs="Tahoma"/>
      <w:sz w:val="16"/>
      <w:szCs w:val="16"/>
    </w:rPr>
  </w:style>
  <w:style w:type="paragraph" w:styleId="afb">
    <w:name w:val="Body Text Indent"/>
    <w:basedOn w:val="a0"/>
    <w:link w:val="Char9"/>
    <w:rsid w:val="003F59CF"/>
    <w:pPr>
      <w:ind w:left="567"/>
      <w:jc w:val="both"/>
    </w:pPr>
    <w:rPr>
      <w:rFonts w:eastAsia="宋体"/>
      <w:lang w:val="en-GB"/>
    </w:rPr>
  </w:style>
  <w:style w:type="character" w:customStyle="1" w:styleId="Char9">
    <w:name w:val="正文文本缩进 Char"/>
    <w:basedOn w:val="a1"/>
    <w:link w:val="afb"/>
    <w:rsid w:val="003F59CF"/>
    <w:rPr>
      <w:rFonts w:ascii="Times New Roman" w:eastAsia="宋体" w:hAnsi="Times New Roman" w:cs="Times New Roman"/>
      <w:sz w:val="24"/>
      <w:szCs w:val="24"/>
      <w:lang w:val="en-GB" w:eastAsia="ar-SA"/>
    </w:rPr>
  </w:style>
  <w:style w:type="paragraph" w:styleId="afc">
    <w:name w:val="Subtitle"/>
    <w:basedOn w:val="berschrift"/>
    <w:next w:val="af1"/>
    <w:link w:val="Chara"/>
    <w:qFormat/>
    <w:rsid w:val="003F59CF"/>
    <w:pPr>
      <w:jc w:val="center"/>
    </w:pPr>
    <w:rPr>
      <w:i/>
      <w:iCs/>
    </w:rPr>
  </w:style>
  <w:style w:type="character" w:customStyle="1" w:styleId="Chara">
    <w:name w:val="副标题 Char"/>
    <w:basedOn w:val="a1"/>
    <w:link w:val="afc"/>
    <w:rsid w:val="003F59CF"/>
    <w:rPr>
      <w:rFonts w:ascii="Arial" w:eastAsia="MS Mincho" w:hAnsi="Arial" w:cs="Tahoma"/>
      <w:i/>
      <w:iCs/>
      <w:sz w:val="28"/>
      <w:szCs w:val="28"/>
      <w:lang w:eastAsia="ar-SA"/>
    </w:rPr>
  </w:style>
  <w:style w:type="paragraph" w:customStyle="1" w:styleId="Textkrper-Einzug21">
    <w:name w:val="Textkörper-Einzug 21"/>
    <w:basedOn w:val="a0"/>
    <w:rsid w:val="003F59CF"/>
    <w:pPr>
      <w:ind w:left="709" w:hanging="1"/>
      <w:jc w:val="both"/>
    </w:pPr>
    <w:rPr>
      <w:rFonts w:eastAsia="宋体"/>
      <w:lang w:val="en-US"/>
    </w:rPr>
  </w:style>
  <w:style w:type="paragraph" w:customStyle="1" w:styleId="TabellenInhalt">
    <w:name w:val="Tabellen Inhalt"/>
    <w:basedOn w:val="a0"/>
    <w:rsid w:val="003F59CF"/>
    <w:pPr>
      <w:suppressLineNumbers/>
    </w:pPr>
    <w:rPr>
      <w:rFonts w:eastAsia="宋体"/>
    </w:rPr>
  </w:style>
  <w:style w:type="paragraph" w:customStyle="1" w:styleId="Tabellenberschrift">
    <w:name w:val="Tabellen Überschrift"/>
    <w:basedOn w:val="TabellenInhalt"/>
    <w:rsid w:val="003F59CF"/>
    <w:pPr>
      <w:jc w:val="center"/>
    </w:pPr>
    <w:rPr>
      <w:b/>
      <w:bCs/>
      <w:i/>
      <w:iCs/>
    </w:rPr>
  </w:style>
  <w:style w:type="paragraph" w:customStyle="1" w:styleId="Rahmeninhalt">
    <w:name w:val="Rahmeninhalt"/>
    <w:basedOn w:val="af1"/>
    <w:rsid w:val="003F59CF"/>
    <w:pPr>
      <w:suppressAutoHyphens/>
      <w:spacing w:line="240" w:lineRule="auto"/>
    </w:pPr>
    <w:rPr>
      <w:rFonts w:ascii="Times New Roman" w:eastAsia="宋体" w:hAnsi="Times New Roman" w:cs="Times New Roman"/>
      <w:szCs w:val="24"/>
      <w:lang w:val="de-DE" w:eastAsia="ar-SA"/>
    </w:rPr>
  </w:style>
  <w:style w:type="paragraph" w:styleId="afd">
    <w:name w:val="Plain Text"/>
    <w:basedOn w:val="a0"/>
    <w:link w:val="Charb"/>
    <w:rsid w:val="003F59CF"/>
    <w:pPr>
      <w:spacing w:line="360" w:lineRule="auto"/>
    </w:pPr>
    <w:rPr>
      <w:rFonts w:ascii="Courier New" w:eastAsia="宋体" w:hAnsi="Courier New"/>
      <w:sz w:val="20"/>
      <w:szCs w:val="20"/>
      <w:lang w:val="x-none"/>
    </w:rPr>
  </w:style>
  <w:style w:type="character" w:customStyle="1" w:styleId="Charb">
    <w:name w:val="纯文本 Char"/>
    <w:basedOn w:val="a1"/>
    <w:link w:val="afd"/>
    <w:rsid w:val="003F59CF"/>
    <w:rPr>
      <w:rFonts w:ascii="Courier New" w:eastAsia="宋体" w:hAnsi="Courier New" w:cs="Times New Roman"/>
      <w:sz w:val="20"/>
      <w:szCs w:val="20"/>
      <w:lang w:val="x-none" w:eastAsia="ar-SA"/>
    </w:rPr>
  </w:style>
  <w:style w:type="paragraph" w:styleId="afe">
    <w:name w:val="Normal (Web)"/>
    <w:basedOn w:val="a0"/>
    <w:uiPriority w:val="99"/>
    <w:unhideWhenUsed/>
    <w:rsid w:val="003F59CF"/>
    <w:pPr>
      <w:spacing w:before="100" w:beforeAutospacing="1" w:after="100" w:afterAutospacing="1"/>
    </w:pPr>
    <w:rPr>
      <w:rFonts w:eastAsia="宋体"/>
      <w:lang w:eastAsia="de-DE"/>
    </w:rPr>
  </w:style>
  <w:style w:type="paragraph" w:styleId="aff">
    <w:name w:val="Document Map"/>
    <w:basedOn w:val="a0"/>
    <w:link w:val="Charc"/>
    <w:uiPriority w:val="99"/>
    <w:semiHidden/>
    <w:unhideWhenUsed/>
    <w:rsid w:val="003F59CF"/>
    <w:rPr>
      <w:rFonts w:eastAsia="宋体"/>
      <w:lang w:val="x-none"/>
    </w:rPr>
  </w:style>
  <w:style w:type="character" w:customStyle="1" w:styleId="Charc">
    <w:name w:val="文档结构图 Char"/>
    <w:basedOn w:val="a1"/>
    <w:link w:val="aff"/>
    <w:uiPriority w:val="99"/>
    <w:semiHidden/>
    <w:rsid w:val="003F59CF"/>
    <w:rPr>
      <w:rFonts w:ascii="Times New Roman" w:eastAsia="宋体" w:hAnsi="Times New Roman" w:cs="Times New Roman"/>
      <w:sz w:val="24"/>
      <w:szCs w:val="24"/>
      <w:lang w:val="x-none" w:eastAsia="ar-SA"/>
    </w:rPr>
  </w:style>
  <w:style w:type="character" w:customStyle="1" w:styleId="FunotentextZchn">
    <w:name w:val="Fußnotentext Zchn"/>
    <w:semiHidden/>
    <w:rsid w:val="003F59CF"/>
    <w:rPr>
      <w:lang w:val="de-DE" w:eastAsia="ar-SA"/>
    </w:rPr>
  </w:style>
  <w:style w:type="paragraph" w:customStyle="1" w:styleId="p1">
    <w:name w:val="p1"/>
    <w:basedOn w:val="a0"/>
    <w:rsid w:val="003F59CF"/>
    <w:rPr>
      <w:rFonts w:ascii="Helvetica" w:eastAsia="宋体" w:hAnsi="Helvetica"/>
      <w:sz w:val="18"/>
      <w:szCs w:val="18"/>
      <w:lang w:eastAsia="de-DE" w:bidi="he-IL"/>
    </w:rPr>
  </w:style>
  <w:style w:type="character" w:customStyle="1" w:styleId="s1">
    <w:name w:val="s1"/>
    <w:rsid w:val="003F59CF"/>
    <w:rPr>
      <w:rFonts w:ascii="Helvetica" w:hAnsi="Helvetica" w:hint="default"/>
      <w:sz w:val="11"/>
      <w:szCs w:val="11"/>
    </w:rPr>
  </w:style>
  <w:style w:type="character" w:customStyle="1" w:styleId="apple-converted-space">
    <w:name w:val="apple-converted-space"/>
    <w:uiPriority w:val="99"/>
    <w:rsid w:val="003F59CF"/>
  </w:style>
  <w:style w:type="paragraph" w:customStyle="1" w:styleId="p2">
    <w:name w:val="p2"/>
    <w:basedOn w:val="a0"/>
    <w:rsid w:val="003F59CF"/>
    <w:rPr>
      <w:rFonts w:eastAsia="宋体"/>
      <w:sz w:val="12"/>
      <w:szCs w:val="12"/>
      <w:lang w:eastAsia="de-DE" w:bidi="he-IL"/>
    </w:rPr>
  </w:style>
  <w:style w:type="character" w:customStyle="1" w:styleId="20">
    <w:name w:val="未处理的提及2"/>
    <w:basedOn w:val="a1"/>
    <w:uiPriority w:val="99"/>
    <w:semiHidden/>
    <w:unhideWhenUsed/>
    <w:rsid w:val="003F59CF"/>
    <w:rPr>
      <w:color w:val="808080"/>
      <w:shd w:val="clear" w:color="auto" w:fill="E6E6E6"/>
    </w:rPr>
  </w:style>
  <w:style w:type="paragraph" w:styleId="21">
    <w:name w:val="Body Text Indent 2"/>
    <w:basedOn w:val="a0"/>
    <w:link w:val="2Char0"/>
    <w:unhideWhenUsed/>
    <w:rsid w:val="000F26A3"/>
    <w:pPr>
      <w:spacing w:after="120" w:line="480" w:lineRule="auto"/>
      <w:ind w:left="283"/>
    </w:pPr>
  </w:style>
  <w:style w:type="character" w:customStyle="1" w:styleId="2Char0">
    <w:name w:val="正文文本缩进 2 Char"/>
    <w:basedOn w:val="a1"/>
    <w:link w:val="21"/>
    <w:rsid w:val="000F26A3"/>
    <w:rPr>
      <w:rFonts w:ascii="Times New Roman" w:eastAsia="Times New Roman" w:hAnsi="Times New Roman" w:cs="Times New Roman"/>
      <w:sz w:val="24"/>
      <w:szCs w:val="24"/>
      <w:lang w:eastAsia="ar-SA"/>
    </w:rPr>
  </w:style>
  <w:style w:type="paragraph" w:styleId="30">
    <w:name w:val="Body Text Indent 3"/>
    <w:basedOn w:val="a0"/>
    <w:link w:val="3Char0"/>
    <w:unhideWhenUsed/>
    <w:rsid w:val="000F26A3"/>
    <w:pPr>
      <w:spacing w:after="120"/>
      <w:ind w:left="283"/>
    </w:pPr>
    <w:rPr>
      <w:sz w:val="16"/>
      <w:szCs w:val="16"/>
    </w:rPr>
  </w:style>
  <w:style w:type="character" w:customStyle="1" w:styleId="3Char0">
    <w:name w:val="正文文本缩进 3 Char"/>
    <w:basedOn w:val="a1"/>
    <w:link w:val="30"/>
    <w:rsid w:val="000F26A3"/>
    <w:rPr>
      <w:rFonts w:ascii="Times New Roman" w:eastAsia="Times New Roman" w:hAnsi="Times New Roman" w:cs="Times New Roman"/>
      <w:sz w:val="16"/>
      <w:szCs w:val="16"/>
      <w:lang w:eastAsia="ar-SA"/>
    </w:rPr>
  </w:style>
  <w:style w:type="paragraph" w:styleId="HTML0">
    <w:name w:val="HTML Preformatted"/>
    <w:basedOn w:val="a0"/>
    <w:link w:val="HTMLChar"/>
    <w:uiPriority w:val="99"/>
    <w:rsid w:val="000F2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sz w:val="20"/>
      <w:szCs w:val="20"/>
      <w:lang w:val="es-ES" w:eastAsia="es-ES"/>
    </w:rPr>
  </w:style>
  <w:style w:type="character" w:customStyle="1" w:styleId="HTMLChar">
    <w:name w:val="HTML 预设格式 Char"/>
    <w:basedOn w:val="a1"/>
    <w:link w:val="HTML0"/>
    <w:uiPriority w:val="99"/>
    <w:rsid w:val="000F26A3"/>
    <w:rPr>
      <w:rFonts w:ascii="Courier New" w:eastAsia="Courier New" w:hAnsi="Courier New" w:cs="Times New Roman"/>
      <w:sz w:val="20"/>
      <w:szCs w:val="20"/>
      <w:lang w:val="es-ES" w:eastAsia="es-ES"/>
    </w:rPr>
  </w:style>
  <w:style w:type="character" w:customStyle="1" w:styleId="il">
    <w:name w:val="il"/>
    <w:basedOn w:val="a1"/>
    <w:rsid w:val="000F26A3"/>
  </w:style>
  <w:style w:type="character" w:customStyle="1" w:styleId="apple-style-span">
    <w:name w:val="apple-style-span"/>
    <w:basedOn w:val="a1"/>
    <w:rsid w:val="000F26A3"/>
  </w:style>
  <w:style w:type="character" w:customStyle="1" w:styleId="st">
    <w:name w:val="st"/>
    <w:basedOn w:val="a1"/>
    <w:rsid w:val="000F26A3"/>
  </w:style>
  <w:style w:type="character" w:customStyle="1" w:styleId="highlightedsearchterm">
    <w:name w:val="highlightedsearchterm"/>
    <w:basedOn w:val="a1"/>
    <w:rsid w:val="000F26A3"/>
  </w:style>
  <w:style w:type="character" w:customStyle="1" w:styleId="characteritalics">
    <w:name w:val="characteritalics"/>
    <w:basedOn w:val="a1"/>
    <w:rsid w:val="000F26A3"/>
  </w:style>
  <w:style w:type="paragraph" w:customStyle="1" w:styleId="BodyTextIn">
    <w:name w:val="Body Text In"/>
    <w:rsid w:val="000F26A3"/>
    <w:pPr>
      <w:tabs>
        <w:tab w:val="left" w:pos="-567"/>
        <w:tab w:val="left" w:pos="0"/>
        <w:tab w:val="left" w:pos="152"/>
        <w:tab w:val="left" w:pos="872"/>
        <w:tab w:val="left" w:pos="1592"/>
        <w:tab w:val="left" w:pos="2312"/>
        <w:tab w:val="left" w:pos="3032"/>
        <w:tab w:val="left" w:pos="3752"/>
        <w:tab w:val="left" w:pos="4472"/>
        <w:tab w:val="left" w:pos="5192"/>
        <w:tab w:val="left" w:pos="5912"/>
        <w:tab w:val="left" w:pos="6632"/>
        <w:tab w:val="left" w:pos="7352"/>
        <w:tab w:val="left" w:pos="8072"/>
      </w:tabs>
      <w:autoSpaceDE w:val="0"/>
      <w:autoSpaceDN w:val="0"/>
      <w:adjustRightInd w:val="0"/>
      <w:spacing w:after="0" w:line="240" w:lineRule="auto"/>
      <w:ind w:left="566"/>
      <w:jc w:val="both"/>
    </w:pPr>
    <w:rPr>
      <w:rFonts w:ascii="Times New Roman" w:eastAsia="宋体" w:hAnsi="Times New Roman" w:cs="Times New Roman"/>
      <w:sz w:val="20"/>
      <w:szCs w:val="24"/>
      <w:lang w:val="es-ES_tradnl" w:eastAsia="es-ES"/>
    </w:rPr>
  </w:style>
  <w:style w:type="paragraph" w:customStyle="1" w:styleId="texto">
    <w:name w:val="texto"/>
    <w:basedOn w:val="a0"/>
    <w:rsid w:val="000F26A3"/>
    <w:pPr>
      <w:spacing w:beforeLines="1" w:afterLines="1"/>
    </w:pPr>
    <w:rPr>
      <w:rFonts w:ascii="Times" w:eastAsia="宋体" w:hAnsi="Times"/>
      <w:sz w:val="20"/>
      <w:szCs w:val="20"/>
      <w:lang w:val="en-US" w:eastAsia="en-US"/>
    </w:rPr>
  </w:style>
  <w:style w:type="paragraph" w:customStyle="1" w:styleId="CharCharCharCharZchnZchn">
    <w:name w:val="Char Char Char Char Zchn Zchn"/>
    <w:basedOn w:val="a0"/>
    <w:rsid w:val="00F41852"/>
    <w:rPr>
      <w:rFonts w:ascii="Arial" w:hAnsi="Arial" w:cs="Arial"/>
      <w:lang w:val="pl-PL" w:eastAsia="pl-PL"/>
    </w:rPr>
  </w:style>
  <w:style w:type="paragraph" w:customStyle="1" w:styleId="CharChar">
    <w:name w:val="Char Char"/>
    <w:basedOn w:val="a0"/>
    <w:rsid w:val="00F41852"/>
    <w:rPr>
      <w:rFonts w:ascii="Arial" w:hAnsi="Arial" w:cs="Arial"/>
      <w:lang w:val="pl-PL" w:eastAsia="pl-PL"/>
    </w:rPr>
  </w:style>
  <w:style w:type="paragraph" w:styleId="a">
    <w:name w:val="List Bullet"/>
    <w:basedOn w:val="a0"/>
    <w:rsid w:val="00F41852"/>
    <w:pPr>
      <w:numPr>
        <w:numId w:val="9"/>
      </w:numPr>
    </w:pPr>
    <w:rPr>
      <w:lang w:val="ro-RO" w:eastAsia="ro-RO"/>
    </w:rPr>
  </w:style>
  <w:style w:type="paragraph" w:customStyle="1" w:styleId="DS00b">
    <w:name w:val="DS(00)b"/>
    <w:rsid w:val="00F41852"/>
    <w:pPr>
      <w:tabs>
        <w:tab w:val="left" w:pos="518"/>
        <w:tab w:val="left" w:pos="878"/>
      </w:tabs>
      <w:spacing w:after="0" w:line="480" w:lineRule="auto"/>
      <w:ind w:left="878" w:hanging="878"/>
    </w:pPr>
    <w:rPr>
      <w:rFonts w:ascii="Times New Roman" w:eastAsia="Times New Roman" w:hAnsi="Times New Roman" w:cs="Times New Roman"/>
      <w:noProof/>
      <w:sz w:val="20"/>
      <w:szCs w:val="20"/>
      <w:lang w:val="fr-FR" w:eastAsia="fr-FR"/>
    </w:rPr>
  </w:style>
  <w:style w:type="character" w:styleId="HTML1">
    <w:name w:val="HTML Cite"/>
    <w:rsid w:val="00F41852"/>
    <w:rPr>
      <w:i/>
      <w:iCs/>
    </w:rPr>
  </w:style>
  <w:style w:type="paragraph" w:customStyle="1" w:styleId="DS0b">
    <w:name w:val="DS(0)b"/>
    <w:rsid w:val="00F41852"/>
    <w:pPr>
      <w:tabs>
        <w:tab w:val="left" w:pos="418"/>
        <w:tab w:val="left" w:pos="778"/>
      </w:tabs>
      <w:spacing w:after="0" w:line="480" w:lineRule="auto"/>
      <w:ind w:left="778" w:hanging="778"/>
    </w:pPr>
    <w:rPr>
      <w:rFonts w:ascii="Times New Roman" w:eastAsia="Times New Roman" w:hAnsi="Times New Roman" w:cs="Times New Roman"/>
      <w:sz w:val="20"/>
      <w:szCs w:val="20"/>
      <w:lang w:val="fr-FR" w:eastAsia="en-US"/>
    </w:rPr>
  </w:style>
  <w:style w:type="paragraph" w:styleId="aff0">
    <w:name w:val="Revision"/>
    <w:hidden/>
    <w:uiPriority w:val="99"/>
    <w:semiHidden/>
    <w:rsid w:val="007C1E3B"/>
    <w:pPr>
      <w:spacing w:after="0" w:line="240" w:lineRule="auto"/>
    </w:pPr>
    <w:rPr>
      <w:lang w:val="en-GB" w:eastAsia="en-US"/>
    </w:rPr>
  </w:style>
  <w:style w:type="character" w:customStyle="1" w:styleId="ipa">
    <w:name w:val="ipa"/>
    <w:basedOn w:val="a1"/>
    <w:rsid w:val="0017033D"/>
  </w:style>
  <w:style w:type="paragraph" w:customStyle="1" w:styleId="Sfondomedio1-Colore21">
    <w:name w:val="Sfondo medio 1 - Colore 21"/>
    <w:uiPriority w:val="1"/>
    <w:qFormat/>
    <w:rsid w:val="008971B1"/>
    <w:pPr>
      <w:spacing w:after="0" w:line="240" w:lineRule="auto"/>
    </w:pPr>
    <w:rPr>
      <w:rFonts w:ascii="Calibri" w:hAnsi="Calibri" w:cs="Times New Roman"/>
      <w:lang w:val="it-IT" w:eastAsia="en-US"/>
    </w:rPr>
  </w:style>
  <w:style w:type="paragraph" w:customStyle="1" w:styleId="paragrafo">
    <w:name w:val="paragrafo"/>
    <w:link w:val="paragrafoCarattere"/>
    <w:uiPriority w:val="99"/>
    <w:rsid w:val="008971B1"/>
    <w:pPr>
      <w:spacing w:after="0" w:line="240" w:lineRule="exact"/>
      <w:ind w:firstLine="397"/>
      <w:jc w:val="both"/>
    </w:pPr>
    <w:rPr>
      <w:rFonts w:ascii="Times New Roman" w:eastAsia="Times New Roman" w:hAnsi="Times New Roman" w:cs="Traditional Arabic"/>
      <w:szCs w:val="28"/>
      <w:lang w:val="it-IT" w:eastAsia="it-IT"/>
    </w:rPr>
  </w:style>
  <w:style w:type="character" w:customStyle="1" w:styleId="paragrafoCarattere">
    <w:name w:val="paragrafo Carattere"/>
    <w:link w:val="paragrafo"/>
    <w:uiPriority w:val="99"/>
    <w:locked/>
    <w:rsid w:val="008971B1"/>
    <w:rPr>
      <w:rFonts w:ascii="Times New Roman" w:eastAsia="Times New Roman" w:hAnsi="Times New Roman" w:cs="Traditional Arabic"/>
      <w:szCs w:val="28"/>
      <w:lang w:val="it-IT" w:eastAsia="it-IT"/>
    </w:rPr>
  </w:style>
  <w:style w:type="paragraph" w:customStyle="1" w:styleId="Grigliamedia2-Colore11">
    <w:name w:val="Griglia media 2 - Colore 11"/>
    <w:uiPriority w:val="1"/>
    <w:qFormat/>
    <w:rsid w:val="008971B1"/>
    <w:pPr>
      <w:spacing w:after="0" w:line="240" w:lineRule="auto"/>
    </w:pPr>
    <w:rPr>
      <w:rFonts w:ascii="Calibri" w:hAnsi="Calibri" w:cs="Times New Roman"/>
      <w:lang w:val="it-IT" w:eastAsia="en-US"/>
    </w:rPr>
  </w:style>
  <w:style w:type="character" w:customStyle="1" w:styleId="Rimandonotaapidipagina1">
    <w:name w:val="Rimando nota a piè di pagina1"/>
    <w:rsid w:val="008971B1"/>
    <w:rPr>
      <w:rFonts w:cs="Times New Roman"/>
      <w:vertAlign w:val="superscript"/>
    </w:rPr>
  </w:style>
  <w:style w:type="character" w:customStyle="1" w:styleId="Caratteredellanota">
    <w:name w:val="Carattere della nota"/>
    <w:rsid w:val="008971B1"/>
  </w:style>
  <w:style w:type="paragraph" w:customStyle="1" w:styleId="Sfondomedio1-Colore11">
    <w:name w:val="Sfondo medio 1 - Colore 11"/>
    <w:uiPriority w:val="1"/>
    <w:qFormat/>
    <w:rsid w:val="008971B1"/>
    <w:pPr>
      <w:spacing w:after="0" w:line="240" w:lineRule="auto"/>
    </w:pPr>
    <w:rPr>
      <w:rFonts w:ascii="Calibri" w:hAnsi="Calibri" w:cs="Times New Roman"/>
      <w:lang w:val="it-IT" w:eastAsia="en-US"/>
    </w:rPr>
  </w:style>
  <w:style w:type="character" w:customStyle="1" w:styleId="Carpredefinitoparagrafo1">
    <w:name w:val="Car. predefinito paragrafo1"/>
    <w:rsid w:val="008971B1"/>
  </w:style>
  <w:style w:type="character" w:customStyle="1" w:styleId="6Char">
    <w:name w:val="标题 6 Char"/>
    <w:link w:val="6"/>
    <w:rsid w:val="008971B1"/>
    <w:rPr>
      <w:rFonts w:ascii="Arial" w:eastAsia="Times New Roman" w:hAnsi="Arial" w:cs="Times New Roman"/>
      <w:b/>
      <w:bCs/>
      <w:i/>
      <w:iCs/>
      <w:sz w:val="24"/>
      <w:szCs w:val="24"/>
      <w:lang w:eastAsia="ar-SA"/>
    </w:rPr>
  </w:style>
  <w:style w:type="character" w:customStyle="1" w:styleId="7Char">
    <w:name w:val="标题 7 Char"/>
    <w:link w:val="7"/>
    <w:rsid w:val="008971B1"/>
    <w:rPr>
      <w:rFonts w:ascii="Arial" w:eastAsia="Times New Roman" w:hAnsi="Arial" w:cs="Times New Roman"/>
      <w:b/>
      <w:bCs/>
      <w:lang w:eastAsia="ar-SA"/>
    </w:rPr>
  </w:style>
  <w:style w:type="character" w:customStyle="1" w:styleId="8Char">
    <w:name w:val="标题 8 Char"/>
    <w:link w:val="8"/>
    <w:rsid w:val="008971B1"/>
    <w:rPr>
      <w:rFonts w:ascii="Arial" w:eastAsia="Times New Roman" w:hAnsi="Arial" w:cs="Times New Roman"/>
      <w:b/>
      <w:bCs/>
      <w:i/>
      <w:iCs/>
      <w:lang w:eastAsia="ar-SA"/>
    </w:rPr>
  </w:style>
  <w:style w:type="character" w:customStyle="1" w:styleId="9Char">
    <w:name w:val="标题 9 Char"/>
    <w:link w:val="9"/>
    <w:rsid w:val="008971B1"/>
    <w:rPr>
      <w:rFonts w:ascii="Arial" w:eastAsia="Times New Roman" w:hAnsi="Arial" w:cs="Times New Roman"/>
      <w:b/>
      <w:bCs/>
      <w:sz w:val="21"/>
      <w:szCs w:val="21"/>
      <w:lang w:eastAsia="ar-SA"/>
    </w:rPr>
  </w:style>
  <w:style w:type="character" w:customStyle="1" w:styleId="Enfasigrassetto1">
    <w:name w:val="Enfasi (grassetto)1"/>
    <w:rsid w:val="008971B1"/>
    <w:rPr>
      <w:b/>
    </w:rPr>
  </w:style>
  <w:style w:type="paragraph" w:styleId="22">
    <w:name w:val="Body Text 2"/>
    <w:basedOn w:val="a0"/>
    <w:link w:val="2Char1"/>
    <w:rsid w:val="008971B1"/>
    <w:pPr>
      <w:widowControl w:val="0"/>
      <w:jc w:val="both"/>
    </w:pPr>
    <w:rPr>
      <w:szCs w:val="20"/>
      <w:u w:val="single"/>
      <w:lang w:val="it-IT" w:eastAsia="it-IT"/>
    </w:rPr>
  </w:style>
  <w:style w:type="character" w:customStyle="1" w:styleId="2Char1">
    <w:name w:val="正文文本 2 Char"/>
    <w:basedOn w:val="a1"/>
    <w:link w:val="22"/>
    <w:rsid w:val="008971B1"/>
    <w:rPr>
      <w:rFonts w:ascii="Times New Roman" w:eastAsia="Times New Roman" w:hAnsi="Times New Roman" w:cs="Times New Roman"/>
      <w:sz w:val="24"/>
      <w:szCs w:val="20"/>
      <w:u w:val="single"/>
      <w:lang w:val="it-IT" w:eastAsia="it-IT"/>
    </w:rPr>
  </w:style>
  <w:style w:type="paragraph" w:customStyle="1" w:styleId="Corpodeltesto21">
    <w:name w:val="Corpo del testo 21"/>
    <w:basedOn w:val="a0"/>
    <w:rsid w:val="008971B1"/>
    <w:pPr>
      <w:jc w:val="both"/>
    </w:pPr>
    <w:rPr>
      <w:b/>
      <w:szCs w:val="20"/>
      <w:lang w:val="it-IT" w:eastAsia="it-IT"/>
    </w:rPr>
  </w:style>
  <w:style w:type="paragraph" w:customStyle="1" w:styleId="BodyText21">
    <w:name w:val="Body Text 21"/>
    <w:basedOn w:val="a0"/>
    <w:rsid w:val="008971B1"/>
    <w:pPr>
      <w:widowControl w:val="0"/>
      <w:tabs>
        <w:tab w:val="left" w:pos="-720"/>
      </w:tabs>
      <w:jc w:val="both"/>
    </w:pPr>
    <w:rPr>
      <w:color w:val="000000"/>
      <w:spacing w:val="-3"/>
      <w:szCs w:val="20"/>
      <w:lang w:val="en-GB" w:eastAsia="it-IT"/>
    </w:rPr>
  </w:style>
  <w:style w:type="paragraph" w:customStyle="1" w:styleId="BodyText22">
    <w:name w:val="Body Text 22"/>
    <w:basedOn w:val="a0"/>
    <w:rsid w:val="008971B1"/>
    <w:pPr>
      <w:jc w:val="both"/>
    </w:pPr>
    <w:rPr>
      <w:szCs w:val="20"/>
      <w:lang w:val="it-IT" w:eastAsia="it-IT"/>
    </w:rPr>
  </w:style>
  <w:style w:type="paragraph" w:customStyle="1" w:styleId="Stile1">
    <w:name w:val="Stile1"/>
    <w:basedOn w:val="a0"/>
    <w:rsid w:val="008971B1"/>
    <w:pPr>
      <w:widowControl w:val="0"/>
      <w:jc w:val="both"/>
    </w:pPr>
    <w:rPr>
      <w:szCs w:val="20"/>
      <w:lang w:val="it-IT" w:eastAsia="it-IT"/>
    </w:rPr>
  </w:style>
  <w:style w:type="character" w:customStyle="1" w:styleId="Sottotitolo1">
    <w:name w:val="Sottotitolo1"/>
    <w:rsid w:val="008971B1"/>
  </w:style>
  <w:style w:type="character" w:customStyle="1" w:styleId="authors">
    <w:name w:val="authors"/>
    <w:uiPriority w:val="99"/>
    <w:rsid w:val="008971B1"/>
  </w:style>
  <w:style w:type="character" w:customStyle="1" w:styleId="year">
    <w:name w:val="year"/>
    <w:uiPriority w:val="99"/>
    <w:rsid w:val="008971B1"/>
  </w:style>
  <w:style w:type="character" w:customStyle="1" w:styleId="booktitle">
    <w:name w:val="booktitle"/>
    <w:uiPriority w:val="99"/>
    <w:rsid w:val="008971B1"/>
  </w:style>
  <w:style w:type="character" w:customStyle="1" w:styleId="style41">
    <w:name w:val="style_41"/>
    <w:uiPriority w:val="99"/>
    <w:rsid w:val="008971B1"/>
    <w:rPr>
      <w:rFonts w:ascii="Times New Roman" w:hAnsi="Times New Roman"/>
      <w:i/>
      <w:sz w:val="16"/>
    </w:rPr>
  </w:style>
  <w:style w:type="paragraph" w:customStyle="1" w:styleId="Listes">
    <w:name w:val="Listes"/>
    <w:uiPriority w:val="99"/>
    <w:rsid w:val="008971B1"/>
    <w:pPr>
      <w:spacing w:after="120" w:line="200" w:lineRule="exact"/>
      <w:ind w:left="284" w:hanging="284"/>
      <w:jc w:val="both"/>
    </w:pPr>
    <w:rPr>
      <w:rFonts w:ascii="Times New Roman" w:eastAsia="Times New Roman" w:hAnsi="Times New Roman" w:cs="Times New Roman"/>
      <w:sz w:val="18"/>
      <w:szCs w:val="24"/>
      <w:lang w:val="fr-FR" w:eastAsia="en-US"/>
    </w:rPr>
  </w:style>
  <w:style w:type="character" w:customStyle="1" w:styleId="articlecitationyear">
    <w:name w:val="articlecitation_year"/>
    <w:rsid w:val="008971B1"/>
  </w:style>
  <w:style w:type="character" w:customStyle="1" w:styleId="articlecitationvolume">
    <w:name w:val="articlecitation_volume"/>
    <w:rsid w:val="008971B1"/>
  </w:style>
  <w:style w:type="character" w:customStyle="1" w:styleId="articlecitationpages">
    <w:name w:val="articlecitation_pages"/>
    <w:rsid w:val="008971B1"/>
  </w:style>
  <w:style w:type="paragraph" w:customStyle="1" w:styleId="Grigliamedia21">
    <w:name w:val="Griglia media 21"/>
    <w:uiPriority w:val="1"/>
    <w:qFormat/>
    <w:rsid w:val="008971B1"/>
    <w:pPr>
      <w:spacing w:after="0" w:line="240" w:lineRule="auto"/>
    </w:pPr>
    <w:rPr>
      <w:rFonts w:ascii="Calibri" w:hAnsi="Calibri" w:cs="Times New Roman"/>
      <w:lang w:val="it-IT" w:eastAsia="en-US"/>
    </w:rPr>
  </w:style>
  <w:style w:type="paragraph" w:styleId="31">
    <w:name w:val="Body Text 3"/>
    <w:basedOn w:val="a0"/>
    <w:link w:val="3Char1"/>
    <w:rsid w:val="009C2B7F"/>
    <w:pPr>
      <w:widowControl w:val="0"/>
      <w:spacing w:after="120"/>
    </w:pPr>
    <w:rPr>
      <w:rFonts w:ascii="Bitstream Vera Serif" w:eastAsia="Bitstream Vera Sans" w:hAnsi="Bitstream Vera Serif"/>
      <w:sz w:val="16"/>
      <w:szCs w:val="16"/>
      <w:lang w:val="en-GB" w:eastAsia="de-DE"/>
    </w:rPr>
  </w:style>
  <w:style w:type="character" w:customStyle="1" w:styleId="3Char1">
    <w:name w:val="正文文本 3 Char"/>
    <w:basedOn w:val="a1"/>
    <w:link w:val="31"/>
    <w:rsid w:val="009C2B7F"/>
    <w:rPr>
      <w:rFonts w:ascii="Bitstream Vera Serif" w:eastAsia="Bitstream Vera Sans" w:hAnsi="Bitstream Vera Serif" w:cs="Times New Roman"/>
      <w:sz w:val="16"/>
      <w:szCs w:val="16"/>
      <w:lang w:val="en-GB"/>
    </w:rPr>
  </w:style>
  <w:style w:type="paragraph" w:customStyle="1" w:styleId="Exb">
    <w:name w:val="Ex b"/>
    <w:basedOn w:val="a0"/>
    <w:rsid w:val="009C2B7F"/>
    <w:pPr>
      <w:tabs>
        <w:tab w:val="left" w:pos="540"/>
        <w:tab w:val="center" w:pos="900"/>
      </w:tabs>
      <w:spacing w:before="40" w:line="220" w:lineRule="exact"/>
      <w:ind w:left="1100" w:hanging="1100"/>
      <w:jc w:val="both"/>
    </w:pPr>
    <w:rPr>
      <w:rFonts w:ascii="Garamond" w:hAnsi="Garamond"/>
      <w:sz w:val="22"/>
      <w:szCs w:val="20"/>
      <w:lang w:val="en-GB" w:eastAsia="fr-FR"/>
    </w:rPr>
  </w:style>
  <w:style w:type="paragraph" w:customStyle="1" w:styleId="Ex1">
    <w:name w:val="Ex (1)"/>
    <w:basedOn w:val="a0"/>
    <w:next w:val="Exb"/>
    <w:rsid w:val="009C2B7F"/>
    <w:pPr>
      <w:tabs>
        <w:tab w:val="right" w:pos="500"/>
        <w:tab w:val="left" w:pos="540"/>
        <w:tab w:val="center" w:pos="900"/>
      </w:tabs>
      <w:spacing w:before="80" w:line="220" w:lineRule="exact"/>
      <w:ind w:left="1100" w:hanging="1100"/>
      <w:jc w:val="both"/>
    </w:pPr>
    <w:rPr>
      <w:rFonts w:ascii="Garamond" w:hAnsi="Garamond"/>
      <w:sz w:val="22"/>
      <w:szCs w:val="20"/>
      <w:lang w:val="en-GB" w:eastAsia="fr-FR"/>
    </w:rPr>
  </w:style>
  <w:style w:type="paragraph" w:customStyle="1" w:styleId="bijschrift">
    <w:name w:val="bijschrift"/>
    <w:basedOn w:val="a0"/>
    <w:rsid w:val="009C2B7F"/>
    <w:pPr>
      <w:widowControl w:val="0"/>
    </w:pPr>
    <w:rPr>
      <w:rFonts w:ascii="Times Roman" w:hAnsi="Times Roman"/>
      <w:snapToGrid w:val="0"/>
      <w:szCs w:val="20"/>
      <w:lang w:val="nl-NL" w:eastAsia="nl-NL"/>
    </w:rPr>
  </w:style>
  <w:style w:type="character" w:customStyle="1" w:styleId="yshortcuts">
    <w:name w:val="yshortcuts"/>
    <w:basedOn w:val="a1"/>
    <w:rsid w:val="009C2B7F"/>
  </w:style>
  <w:style w:type="paragraph" w:customStyle="1" w:styleId="Listenabsatz2">
    <w:name w:val="Listenabsatz2"/>
    <w:basedOn w:val="a0"/>
    <w:uiPriority w:val="99"/>
    <w:qFormat/>
    <w:rsid w:val="009C2B7F"/>
    <w:pPr>
      <w:spacing w:after="200" w:line="276" w:lineRule="auto"/>
      <w:ind w:left="720"/>
      <w:contextualSpacing/>
    </w:pPr>
    <w:rPr>
      <w:rFonts w:ascii="Calibri" w:hAnsi="Calibri"/>
      <w:sz w:val="22"/>
      <w:szCs w:val="22"/>
      <w:lang w:val="en-US" w:eastAsia="en-US"/>
    </w:rPr>
  </w:style>
  <w:style w:type="paragraph" w:customStyle="1" w:styleId="Listenabsatz1">
    <w:name w:val="Listenabsatz1"/>
    <w:basedOn w:val="a0"/>
    <w:uiPriority w:val="99"/>
    <w:rsid w:val="009C2B7F"/>
    <w:pPr>
      <w:spacing w:after="200" w:line="276" w:lineRule="auto"/>
      <w:ind w:left="708"/>
    </w:pPr>
    <w:rPr>
      <w:rFonts w:ascii="Calibri" w:hAnsi="Calibri"/>
      <w:sz w:val="22"/>
      <w:szCs w:val="22"/>
      <w:lang w:val="en-US" w:eastAsia="en-US"/>
    </w:rPr>
  </w:style>
  <w:style w:type="paragraph" w:customStyle="1" w:styleId="HTMLVorformatiert1">
    <w:name w:val="HTML Vorformatiert1"/>
    <w:basedOn w:val="a0"/>
    <w:uiPriority w:val="99"/>
    <w:rsid w:val="009C2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DE"/>
    </w:rPr>
  </w:style>
  <w:style w:type="character" w:customStyle="1" w:styleId="Funotenzeichen2">
    <w:name w:val="Fußnotenzeichen2"/>
    <w:rsid w:val="009C2B7F"/>
    <w:rPr>
      <w:vertAlign w:val="superscript"/>
    </w:rPr>
  </w:style>
  <w:style w:type="character" w:customStyle="1" w:styleId="Funotenzeichen4">
    <w:name w:val="Fußnotenzeichen4"/>
    <w:rsid w:val="009C2B7F"/>
    <w:rPr>
      <w:vertAlign w:val="superscript"/>
    </w:rPr>
  </w:style>
  <w:style w:type="character" w:customStyle="1" w:styleId="ZchnZchn5">
    <w:name w:val="Zchn Zchn5"/>
    <w:semiHidden/>
    <w:locked/>
    <w:rsid w:val="009C2B7F"/>
    <w:rPr>
      <w:rFonts w:cs="Times New Roman"/>
      <w:spacing w:val="0"/>
      <w:sz w:val="20"/>
      <w:lang w:val="es-ES" w:eastAsia="ro-RO"/>
    </w:rPr>
  </w:style>
  <w:style w:type="paragraph" w:customStyle="1" w:styleId="11">
    <w:name w:val="列出段落1"/>
    <w:basedOn w:val="a0"/>
    <w:rsid w:val="00C77A3A"/>
    <w:pPr>
      <w:ind w:left="720"/>
      <w:contextualSpacing/>
    </w:pPr>
    <w:rPr>
      <w:rFonts w:eastAsiaTheme="minorEastAsia"/>
      <w:lang w:eastAsia="de-DE"/>
    </w:rPr>
  </w:style>
  <w:style w:type="paragraph" w:customStyle="1" w:styleId="antragstandardtext">
    <w:name w:val="antrag_standard_text"/>
    <w:basedOn w:val="a0"/>
    <w:link w:val="antragstandardtextZchn"/>
    <w:rsid w:val="00C77A3A"/>
    <w:pPr>
      <w:tabs>
        <w:tab w:val="left" w:pos="360"/>
      </w:tabs>
      <w:ind w:firstLine="284"/>
      <w:jc w:val="both"/>
    </w:pPr>
    <w:rPr>
      <w:rFonts w:ascii="Arial" w:eastAsiaTheme="minorEastAsia" w:hAnsi="Arial"/>
      <w:sz w:val="22"/>
      <w:szCs w:val="20"/>
      <w:lang w:val="x-none" w:eastAsia="x-none"/>
    </w:rPr>
  </w:style>
  <w:style w:type="character" w:customStyle="1" w:styleId="antraghervorhebungkursiv">
    <w:name w:val="antrag_hervorhebung_kursiv"/>
    <w:rsid w:val="00C77A3A"/>
    <w:rPr>
      <w:rFonts w:ascii="Arial" w:hAnsi="Arial"/>
      <w:i/>
      <w:sz w:val="22"/>
    </w:rPr>
  </w:style>
  <w:style w:type="character" w:customStyle="1" w:styleId="antragstandardtextZchn">
    <w:name w:val="antrag_standard_text Zchn"/>
    <w:link w:val="antragstandardtext"/>
    <w:locked/>
    <w:rsid w:val="00C77A3A"/>
    <w:rPr>
      <w:rFonts w:ascii="Arial" w:hAnsi="Arial" w:cs="Times New Roman"/>
      <w:szCs w:val="20"/>
      <w:lang w:val="x-none" w:eastAsia="x-none"/>
    </w:rPr>
  </w:style>
  <w:style w:type="character" w:customStyle="1" w:styleId="aff1">
    <w:name w:val="脚注文本 字符"/>
    <w:aliases w:val="Char6 字符"/>
    <w:semiHidden/>
    <w:locked/>
    <w:rsid w:val="00C77A3A"/>
    <w:rPr>
      <w:lang w:val="de-DE" w:eastAsia="de-DE"/>
    </w:rPr>
  </w:style>
  <w:style w:type="paragraph" w:customStyle="1" w:styleId="Ex">
    <w:name w:val="Ex"/>
    <w:basedOn w:val="a0"/>
    <w:rsid w:val="00C77A3A"/>
    <w:pPr>
      <w:widowControl w:val="0"/>
      <w:tabs>
        <w:tab w:val="left" w:pos="426"/>
        <w:tab w:val="left" w:pos="709"/>
        <w:tab w:val="left" w:pos="1276"/>
        <w:tab w:val="left" w:pos="1843"/>
        <w:tab w:val="left" w:pos="2127"/>
        <w:tab w:val="left" w:pos="2552"/>
        <w:tab w:val="left" w:pos="2977"/>
        <w:tab w:val="left" w:pos="3261"/>
        <w:tab w:val="left" w:pos="3544"/>
        <w:tab w:val="left" w:pos="3828"/>
        <w:tab w:val="left" w:pos="4111"/>
        <w:tab w:val="left" w:pos="4395"/>
        <w:tab w:val="left" w:pos="4678"/>
        <w:tab w:val="left" w:pos="5103"/>
        <w:tab w:val="left" w:pos="5529"/>
      </w:tabs>
      <w:autoSpaceDE w:val="0"/>
      <w:autoSpaceDN w:val="0"/>
      <w:adjustRightInd w:val="0"/>
    </w:pPr>
    <w:rPr>
      <w:rFonts w:eastAsiaTheme="minorEastAsia"/>
      <w:spacing w:val="-1"/>
      <w:lang w:val="fr-FR" w:eastAsia="de-DE"/>
    </w:rPr>
  </w:style>
  <w:style w:type="character" w:customStyle="1" w:styleId="12">
    <w:name w:val="标题 1 字符"/>
    <w:uiPriority w:val="9"/>
    <w:rsid w:val="00C77A3A"/>
    <w:rPr>
      <w:rFonts w:ascii="Times" w:hAnsi="Times"/>
      <w:b/>
      <w:bCs/>
      <w:kern w:val="36"/>
      <w:sz w:val="48"/>
      <w:szCs w:val="48"/>
      <w:lang w:val="x-none" w:eastAsia="x-none"/>
    </w:rPr>
  </w:style>
  <w:style w:type="character" w:customStyle="1" w:styleId="publication-resource-link-text">
    <w:name w:val="publication-resource-link-text"/>
    <w:rsid w:val="00C77A3A"/>
  </w:style>
  <w:style w:type="character" w:customStyle="1" w:styleId="publication-resource-link-amount">
    <w:name w:val="publication-resource-link-amount"/>
    <w:rsid w:val="00C77A3A"/>
  </w:style>
  <w:style w:type="character" w:customStyle="1" w:styleId="nova-c-buttonlabel">
    <w:name w:val="nova-c-button__label"/>
    <w:rsid w:val="00C77A3A"/>
  </w:style>
  <w:style w:type="character" w:customStyle="1" w:styleId="publication-meta-journal">
    <w:name w:val="publication-meta-journal"/>
    <w:rsid w:val="00C77A3A"/>
  </w:style>
  <w:style w:type="character" w:customStyle="1" w:styleId="publication-meta-separator">
    <w:name w:val="publication-meta-separator"/>
    <w:rsid w:val="00C77A3A"/>
  </w:style>
  <w:style w:type="character" w:customStyle="1" w:styleId="publication-meta-date">
    <w:name w:val="publication-meta-date"/>
    <w:rsid w:val="00C77A3A"/>
  </w:style>
  <w:style w:type="paragraph" w:customStyle="1" w:styleId="antragliteraturverzeichnis">
    <w:name w:val="antrag_literaturverzeichnis"/>
    <w:basedOn w:val="a0"/>
    <w:rsid w:val="00C77A3A"/>
    <w:pPr>
      <w:spacing w:after="60"/>
      <w:ind w:left="709" w:hanging="709"/>
    </w:pPr>
    <w:rPr>
      <w:rFonts w:ascii="Arial" w:eastAsiaTheme="minorEastAsia" w:hAnsi="Arial"/>
      <w:sz w:val="22"/>
      <w:szCs w:val="20"/>
      <w:lang w:eastAsia="de-DE"/>
    </w:rPr>
  </w:style>
  <w:style w:type="numbering" w:customStyle="1" w:styleId="WWOutlineListStyle">
    <w:name w:val="WW_OutlineListStyle"/>
    <w:basedOn w:val="a3"/>
    <w:rsid w:val="00A97327"/>
    <w:pPr>
      <w:numPr>
        <w:numId w:val="15"/>
      </w:numPr>
    </w:pPr>
  </w:style>
  <w:style w:type="paragraph" w:customStyle="1" w:styleId="Standard1">
    <w:name w:val="Standard1"/>
    <w:rsid w:val="00A97327"/>
    <w:pPr>
      <w:autoSpaceDN w:val="0"/>
      <w:spacing w:line="256" w:lineRule="auto"/>
      <w:textAlignment w:val="baseline"/>
    </w:pPr>
    <w:rPr>
      <w:rFonts w:ascii="Calibri" w:hAnsi="Calibri" w:cs="Times New Roman"/>
      <w:lang w:val="en-GB"/>
    </w:rPr>
  </w:style>
  <w:style w:type="paragraph" w:customStyle="1" w:styleId="Textbody">
    <w:name w:val="Text body"/>
    <w:basedOn w:val="Standard1"/>
    <w:rsid w:val="00A97327"/>
    <w:pPr>
      <w:spacing w:after="140" w:line="288" w:lineRule="auto"/>
    </w:pPr>
  </w:style>
  <w:style w:type="paragraph" w:customStyle="1" w:styleId="LangSciEnumerated">
    <w:name w:val="LangSci_Enumerated"/>
    <w:basedOn w:val="a0"/>
    <w:rsid w:val="00A97327"/>
    <w:pPr>
      <w:widowControl w:val="0"/>
      <w:numPr>
        <w:numId w:val="19"/>
      </w:numPr>
      <w:autoSpaceDN w:val="0"/>
      <w:spacing w:after="160" w:line="100" w:lineRule="atLeast"/>
      <w:textAlignment w:val="baseline"/>
    </w:pPr>
    <w:rPr>
      <w:rFonts w:eastAsia="Droid Sans Fallback" w:cs="FreeSans"/>
      <w:lang w:val="en-GB" w:eastAsia="hi-IN" w:bidi="hi-IN"/>
    </w:rPr>
  </w:style>
  <w:style w:type="character" w:customStyle="1" w:styleId="Char">
    <w:name w:val="引用 Char"/>
    <w:aliases w:val="ls_Quote Char"/>
    <w:basedOn w:val="a1"/>
    <w:link w:val="a6"/>
    <w:rsid w:val="00A97327"/>
    <w:rPr>
      <w:rFonts w:ascii="Times New Roman" w:eastAsia="Times New Roman" w:hAnsi="Times New Roman" w:cs="Times New Roman"/>
      <w:sz w:val="24"/>
      <w:szCs w:val="24"/>
      <w:lang w:eastAsia="ar-SA"/>
    </w:rPr>
  </w:style>
  <w:style w:type="paragraph" w:customStyle="1" w:styleId="LangSciBulletList">
    <w:name w:val="LangSci_BulletList"/>
    <w:rsid w:val="00A97327"/>
    <w:pPr>
      <w:numPr>
        <w:numId w:val="18"/>
      </w:numPr>
      <w:suppressAutoHyphens/>
      <w:autoSpaceDN w:val="0"/>
      <w:spacing w:line="256" w:lineRule="auto"/>
      <w:textAlignment w:val="baseline"/>
    </w:pPr>
    <w:rPr>
      <w:rFonts w:ascii="Times New Roman" w:eastAsia="Droid Sans Fallback" w:hAnsi="Times New Roman" w:cs="FreeSans"/>
      <w:sz w:val="24"/>
      <w:szCs w:val="24"/>
      <w:lang w:val="en-GB" w:eastAsia="hi-IN" w:bidi="hi-IN"/>
    </w:rPr>
  </w:style>
  <w:style w:type="paragraph" w:customStyle="1" w:styleId="LangSciTable">
    <w:name w:val="LangSci_Table"/>
    <w:basedOn w:val="LangsciTableHeading"/>
    <w:rsid w:val="00A97327"/>
    <w:pPr>
      <w:suppressLineNumbers/>
      <w:spacing w:before="29" w:after="0"/>
    </w:pPr>
    <w:rPr>
      <w:b w:val="0"/>
    </w:rPr>
  </w:style>
  <w:style w:type="paragraph" w:customStyle="1" w:styleId="LangsciTableHeading">
    <w:name w:val="Langsci_TableHeading"/>
    <w:basedOn w:val="a0"/>
    <w:rsid w:val="00A97327"/>
    <w:pPr>
      <w:widowControl w:val="0"/>
      <w:autoSpaceDN w:val="0"/>
      <w:spacing w:after="160" w:line="276" w:lineRule="auto"/>
      <w:textAlignment w:val="baseline"/>
    </w:pPr>
    <w:rPr>
      <w:rFonts w:eastAsia="Droid Sans Fallback" w:cs="FreeSans"/>
      <w:b/>
      <w:lang w:val="en-GB" w:eastAsia="hi-IN" w:bidi="hi-IN"/>
    </w:rPr>
  </w:style>
  <w:style w:type="paragraph" w:customStyle="1" w:styleId="Abstract">
    <w:name w:val="Abstract"/>
    <w:basedOn w:val="a0"/>
    <w:rsid w:val="00A97327"/>
    <w:pPr>
      <w:keepNext/>
      <w:widowControl w:val="0"/>
      <w:autoSpaceDN w:val="0"/>
      <w:spacing w:after="160" w:line="100" w:lineRule="atLeast"/>
      <w:ind w:left="720" w:right="720"/>
      <w:jc w:val="both"/>
      <w:textAlignment w:val="baseline"/>
    </w:pPr>
    <w:rPr>
      <w:rFonts w:eastAsia="Droid Sans Fallback" w:cs="FreeSans"/>
      <w:i/>
      <w:lang w:val="en-GB" w:eastAsia="hi-IN" w:bidi="hi-IN"/>
    </w:rPr>
  </w:style>
  <w:style w:type="paragraph" w:customStyle="1" w:styleId="LangSciConversationTranscript">
    <w:name w:val="LangSci_ConversationTranscript"/>
    <w:basedOn w:val="a0"/>
    <w:rsid w:val="00A97327"/>
    <w:pPr>
      <w:keepNext/>
      <w:widowControl w:val="0"/>
      <w:autoSpaceDN w:val="0"/>
      <w:spacing w:after="160" w:line="100" w:lineRule="atLeast"/>
      <w:textAlignment w:val="baseline"/>
    </w:pPr>
    <w:rPr>
      <w:rFonts w:ascii="Courier New" w:eastAsia="Droid Sans Fallback" w:hAnsi="Courier New" w:cs="FreeSans"/>
      <w:lang w:val="en-GB" w:eastAsia="hi-IN" w:bidi="hi-IN"/>
    </w:rPr>
  </w:style>
  <w:style w:type="paragraph" w:customStyle="1" w:styleId="LangSciSourceline">
    <w:name w:val="LangSci_Sourceline"/>
    <w:next w:val="LangSciIMT"/>
    <w:rsid w:val="00A97327"/>
    <w:pPr>
      <w:keepNext/>
      <w:tabs>
        <w:tab w:val="left" w:pos="1077"/>
      </w:tabs>
      <w:suppressAutoHyphens/>
      <w:autoSpaceDN w:val="0"/>
      <w:spacing w:after="0" w:line="240" w:lineRule="auto"/>
      <w:ind w:left="1077"/>
      <w:textAlignment w:val="baseline"/>
    </w:pPr>
    <w:rPr>
      <w:rFonts w:ascii="Times New Roman" w:eastAsia="Droid Sans Fallback" w:hAnsi="Times New Roman" w:cs="FreeSans"/>
      <w:i/>
      <w:sz w:val="24"/>
      <w:szCs w:val="24"/>
      <w:lang w:val="en-GB" w:eastAsia="hi-IN" w:bidi="hi-IN"/>
    </w:rPr>
  </w:style>
  <w:style w:type="paragraph" w:customStyle="1" w:styleId="LangSciIMT">
    <w:name w:val="LangSci_IMT"/>
    <w:basedOn w:val="LangSciSourceline"/>
    <w:next w:val="LangSciTranslation"/>
    <w:rsid w:val="00A97327"/>
    <w:rPr>
      <w:i w:val="0"/>
    </w:rPr>
  </w:style>
  <w:style w:type="paragraph" w:customStyle="1" w:styleId="LangSciTranslation">
    <w:name w:val="LangSci_Translation"/>
    <w:next w:val="LangSciLanginfo"/>
    <w:autoRedefine/>
    <w:rsid w:val="00A97327"/>
    <w:pPr>
      <w:keepNext/>
      <w:suppressAutoHyphens/>
      <w:autoSpaceDN w:val="0"/>
      <w:spacing w:line="100" w:lineRule="atLeast"/>
      <w:ind w:left="1077"/>
      <w:textAlignment w:val="baseline"/>
    </w:pPr>
    <w:rPr>
      <w:rFonts w:ascii="Times New Roman" w:eastAsia="Droid Sans Fallback" w:hAnsi="Times New Roman" w:cs="FreeSans"/>
      <w:iCs/>
      <w:sz w:val="24"/>
      <w:szCs w:val="24"/>
      <w:lang w:val="en-GB" w:eastAsia="hi-IN" w:bidi="hi-IN"/>
    </w:rPr>
  </w:style>
  <w:style w:type="paragraph" w:customStyle="1" w:styleId="LangSciLanginfo">
    <w:name w:val="LangSci_Langinfo"/>
    <w:next w:val="LangSciSourceline"/>
    <w:rsid w:val="00A97327"/>
    <w:pPr>
      <w:keepNext/>
      <w:numPr>
        <w:numId w:val="17"/>
      </w:numPr>
      <w:tabs>
        <w:tab w:val="left" w:pos="113"/>
      </w:tabs>
      <w:suppressAutoHyphens/>
      <w:autoSpaceDN w:val="0"/>
      <w:spacing w:after="0" w:line="240" w:lineRule="auto"/>
      <w:ind w:left="113"/>
      <w:textAlignment w:val="baseline"/>
    </w:pPr>
    <w:rPr>
      <w:rFonts w:ascii="Times New Roman" w:eastAsia="Times New Roman" w:hAnsi="Times New Roman" w:cs="Times New Roman"/>
      <w:sz w:val="24"/>
      <w:szCs w:val="20"/>
      <w:lang w:val="en-GB"/>
    </w:rPr>
  </w:style>
  <w:style w:type="paragraph" w:customStyle="1" w:styleId="LangSciTranslationSubexample">
    <w:name w:val="LangSci_Translation_Subexample"/>
    <w:basedOn w:val="LangSciTranslation"/>
    <w:next w:val="LangSciLanginfo"/>
    <w:rsid w:val="00A97327"/>
  </w:style>
  <w:style w:type="paragraph" w:customStyle="1" w:styleId="LangSciSection1">
    <w:name w:val="LangSci_Section1"/>
    <w:basedOn w:val="1"/>
    <w:rsid w:val="00A97327"/>
    <w:pPr>
      <w:widowControl w:val="0"/>
      <w:numPr>
        <w:numId w:val="15"/>
      </w:numPr>
      <w:autoSpaceDN w:val="0"/>
      <w:spacing w:line="100" w:lineRule="atLeast"/>
      <w:ind w:left="0" w:firstLine="0"/>
      <w:textAlignment w:val="baseline"/>
    </w:pPr>
    <w:rPr>
      <w:rFonts w:eastAsia="Droid Sans Fallback" w:cs="FreeSans"/>
      <w:lang w:val="en-GB" w:eastAsia="hi-IN" w:bidi="hi-IN"/>
    </w:rPr>
  </w:style>
  <w:style w:type="paragraph" w:customStyle="1" w:styleId="LangSciSection2">
    <w:name w:val="LangSci_Section2"/>
    <w:basedOn w:val="2"/>
    <w:rsid w:val="00A97327"/>
    <w:pPr>
      <w:keepNext/>
      <w:widowControl w:val="0"/>
      <w:numPr>
        <w:ilvl w:val="1"/>
        <w:numId w:val="15"/>
      </w:numPr>
      <w:autoSpaceDN w:val="0"/>
      <w:spacing w:line="100" w:lineRule="atLeast"/>
      <w:textAlignment w:val="baseline"/>
    </w:pPr>
    <w:rPr>
      <w:rFonts w:eastAsia="Droid Sans Fallback" w:cs="FreeSans"/>
      <w:lang w:val="en-GB" w:eastAsia="hi-IN" w:bidi="hi-IN"/>
    </w:rPr>
  </w:style>
  <w:style w:type="paragraph" w:customStyle="1" w:styleId="LangSciSection3">
    <w:name w:val="LangSci_Section3"/>
    <w:basedOn w:val="3"/>
    <w:rsid w:val="00A97327"/>
    <w:pPr>
      <w:keepNext/>
      <w:widowControl w:val="0"/>
      <w:numPr>
        <w:numId w:val="15"/>
      </w:numPr>
      <w:autoSpaceDN w:val="0"/>
      <w:spacing w:line="100" w:lineRule="atLeast"/>
      <w:ind w:left="0" w:firstLine="0"/>
      <w:textAlignment w:val="baseline"/>
    </w:pPr>
    <w:rPr>
      <w:rFonts w:eastAsia="Droid Sans Fallback" w:cs="FreeSans"/>
      <w:lang w:val="en-GB" w:eastAsia="hi-IN" w:bidi="hi-IN"/>
    </w:rPr>
  </w:style>
  <w:style w:type="paragraph" w:customStyle="1" w:styleId="LangSciSection4">
    <w:name w:val="LangSci_Section4"/>
    <w:basedOn w:val="LangSciSection3"/>
    <w:rsid w:val="00A97327"/>
    <w:pPr>
      <w:numPr>
        <w:ilvl w:val="3"/>
      </w:numPr>
      <w:outlineLvl w:val="3"/>
    </w:pPr>
    <w:rPr>
      <w:sz w:val="24"/>
    </w:rPr>
  </w:style>
  <w:style w:type="paragraph" w:customStyle="1" w:styleId="Footnote0">
    <w:name w:val="Footnote"/>
    <w:basedOn w:val="Footnote"/>
    <w:rsid w:val="00920732"/>
    <w:pPr>
      <w:suppressLineNumbers/>
      <w:ind w:left="339" w:hanging="339"/>
    </w:pPr>
    <w:rPr>
      <w:vertAlign w:val="superscript"/>
    </w:rPr>
  </w:style>
  <w:style w:type="character" w:customStyle="1" w:styleId="BodyTextChar">
    <w:name w:val="Body Text Char"/>
    <w:basedOn w:val="a1"/>
    <w:rsid w:val="00A97327"/>
    <w:rPr>
      <w:rFonts w:ascii="Times New Roman" w:eastAsia="Droid Sans Fallback" w:hAnsi="Times New Roman" w:cs="FreeSans"/>
      <w:sz w:val="24"/>
      <w:szCs w:val="24"/>
      <w:lang w:eastAsia="hi-IN" w:bidi="hi-IN"/>
    </w:rPr>
  </w:style>
  <w:style w:type="character" w:customStyle="1" w:styleId="LangSciCategory">
    <w:name w:val="LangSci_Category"/>
    <w:rsid w:val="00A97327"/>
    <w:rPr>
      <w:smallCaps/>
    </w:rPr>
  </w:style>
  <w:style w:type="character" w:customStyle="1" w:styleId="Heading4Char">
    <w:name w:val="Heading 4 Char"/>
    <w:basedOn w:val="a1"/>
    <w:rsid w:val="00A97327"/>
    <w:rPr>
      <w:rFonts w:ascii="Calibri Light" w:eastAsia="Times New Roman" w:hAnsi="Calibri Light" w:cs="Mangal"/>
      <w:i/>
      <w:iCs/>
      <w:color w:val="2E74B5"/>
      <w:sz w:val="24"/>
      <w:szCs w:val="21"/>
      <w:lang w:eastAsia="hi-IN" w:bidi="hi-IN"/>
    </w:rPr>
  </w:style>
  <w:style w:type="character" w:customStyle="1" w:styleId="FootnoteSymbol">
    <w:name w:val="Footnote Symbol"/>
    <w:rsid w:val="00A97327"/>
  </w:style>
  <w:style w:type="character" w:customStyle="1" w:styleId="NumberingSymbols">
    <w:name w:val="Numbering Symbols"/>
    <w:rsid w:val="00A97327"/>
  </w:style>
  <w:style w:type="character" w:customStyle="1" w:styleId="BulletSymbols">
    <w:name w:val="Bullet Symbols"/>
    <w:rsid w:val="00A97327"/>
    <w:rPr>
      <w:rFonts w:ascii="OpenSymbol" w:eastAsia="OpenSymbol" w:hAnsi="OpenSymbol" w:cs="OpenSymbol"/>
    </w:rPr>
  </w:style>
  <w:style w:type="numbering" w:customStyle="1" w:styleId="Numbering1">
    <w:name w:val="Numbering 1"/>
    <w:basedOn w:val="a3"/>
    <w:rsid w:val="00A97327"/>
    <w:pPr>
      <w:numPr>
        <w:numId w:val="16"/>
      </w:numPr>
    </w:pPr>
  </w:style>
  <w:style w:type="numbering" w:customStyle="1" w:styleId="LFO2">
    <w:name w:val="LFO2"/>
    <w:basedOn w:val="a3"/>
    <w:rsid w:val="00A97327"/>
    <w:pPr>
      <w:numPr>
        <w:numId w:val="17"/>
      </w:numPr>
    </w:pPr>
  </w:style>
  <w:style w:type="numbering" w:customStyle="1" w:styleId="LFO9">
    <w:name w:val="LFO9"/>
    <w:basedOn w:val="a3"/>
    <w:rsid w:val="00A97327"/>
    <w:pPr>
      <w:numPr>
        <w:numId w:val="18"/>
      </w:numPr>
    </w:pPr>
  </w:style>
  <w:style w:type="numbering" w:customStyle="1" w:styleId="LFO10">
    <w:name w:val="LFO10"/>
    <w:basedOn w:val="a3"/>
    <w:rsid w:val="00A97327"/>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335310">
      <w:bodyDiv w:val="1"/>
      <w:marLeft w:val="0"/>
      <w:marRight w:val="0"/>
      <w:marTop w:val="0"/>
      <w:marBottom w:val="0"/>
      <w:divBdr>
        <w:top w:val="none" w:sz="0" w:space="0" w:color="auto"/>
        <w:left w:val="none" w:sz="0" w:space="0" w:color="auto"/>
        <w:bottom w:val="none" w:sz="0" w:space="0" w:color="auto"/>
        <w:right w:val="none" w:sz="0" w:space="0" w:color="auto"/>
      </w:divBdr>
    </w:div>
    <w:div w:id="1400403703">
      <w:bodyDiv w:val="1"/>
      <w:marLeft w:val="0"/>
      <w:marRight w:val="0"/>
      <w:marTop w:val="0"/>
      <w:marBottom w:val="0"/>
      <w:divBdr>
        <w:top w:val="none" w:sz="0" w:space="0" w:color="auto"/>
        <w:left w:val="none" w:sz="0" w:space="0" w:color="auto"/>
        <w:bottom w:val="none" w:sz="0" w:space="0" w:color="auto"/>
        <w:right w:val="none" w:sz="0" w:space="0" w:color="auto"/>
      </w:divBdr>
    </w:div>
    <w:div w:id="1619993568">
      <w:bodyDiv w:val="1"/>
      <w:marLeft w:val="0"/>
      <w:marRight w:val="0"/>
      <w:marTop w:val="0"/>
      <w:marBottom w:val="0"/>
      <w:divBdr>
        <w:top w:val="none" w:sz="0" w:space="0" w:color="auto"/>
        <w:left w:val="none" w:sz="0" w:space="0" w:color="auto"/>
        <w:bottom w:val="none" w:sz="0" w:space="0" w:color="auto"/>
        <w:right w:val="none" w:sz="0" w:space="0" w:color="auto"/>
      </w:divBdr>
    </w:div>
    <w:div w:id="1738816933">
      <w:bodyDiv w:val="1"/>
      <w:marLeft w:val="0"/>
      <w:marRight w:val="0"/>
      <w:marTop w:val="0"/>
      <w:marBottom w:val="0"/>
      <w:divBdr>
        <w:top w:val="none" w:sz="0" w:space="0" w:color="auto"/>
        <w:left w:val="none" w:sz="0" w:space="0" w:color="auto"/>
        <w:bottom w:val="none" w:sz="0" w:space="0" w:color="auto"/>
        <w:right w:val="none" w:sz="0" w:space="0" w:color="auto"/>
      </w:divBdr>
    </w:div>
    <w:div w:id="1759207208">
      <w:bodyDiv w:val="1"/>
      <w:marLeft w:val="0"/>
      <w:marRight w:val="0"/>
      <w:marTop w:val="0"/>
      <w:marBottom w:val="0"/>
      <w:divBdr>
        <w:top w:val="none" w:sz="0" w:space="0" w:color="auto"/>
        <w:left w:val="none" w:sz="0" w:space="0" w:color="auto"/>
        <w:bottom w:val="none" w:sz="0" w:space="0" w:color="auto"/>
        <w:right w:val="none" w:sz="0" w:space="0" w:color="auto"/>
      </w:divBdr>
    </w:div>
    <w:div w:id="2053070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tiff"/><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Zhejiang\Lisbon%20Volume\Papers\langsci-template-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49705-E6C1-455A-8D0D-9E6CE493F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langsci-template-MS</Template>
  <TotalTime>67</TotalTime>
  <Pages>27</Pages>
  <Words>8481</Words>
  <Characters>48344</Characters>
  <Application>Microsoft Office Word</Application>
  <DocSecurity>0</DocSecurity>
  <Lines>402</Lines>
  <Paragraphs>113</Paragraphs>
  <ScaleCrop>false</ScaleCrop>
  <HeadingPairs>
    <vt:vector size="2" baseType="variant">
      <vt:variant>
        <vt:lpstr>Titolo</vt:lpstr>
      </vt:variant>
      <vt:variant>
        <vt:i4>1</vt:i4>
      </vt:variant>
    </vt:vector>
  </HeadingPairs>
  <TitlesOfParts>
    <vt:vector size="1" baseType="lpstr">
      <vt:lpstr/>
    </vt:vector>
  </TitlesOfParts>
  <Manager/>
  <Company>Freie Universitaet Berlin</Company>
  <LinksUpToDate>false</LinksUpToDate>
  <CharactersWithSpaces>56712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Reeve</dc:creator>
  <cp:keywords/>
  <dc:description/>
  <cp:lastModifiedBy>Matthew Reeve</cp:lastModifiedBy>
  <cp:revision>12</cp:revision>
  <cp:lastPrinted>2018-01-30T01:58:00Z</cp:lastPrinted>
  <dcterms:created xsi:type="dcterms:W3CDTF">2018-06-19T17:17:00Z</dcterms:created>
  <dcterms:modified xsi:type="dcterms:W3CDTF">2018-06-22T08:41:00Z</dcterms:modified>
  <cp:category/>
</cp:coreProperties>
</file>